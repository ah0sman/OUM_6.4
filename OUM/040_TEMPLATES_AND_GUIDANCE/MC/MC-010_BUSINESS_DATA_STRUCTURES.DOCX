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2DEE" w:rsidRDefault="006B2DEE" w:rsidP="006B2DEE">
      <w:pPr>
        <w:pStyle w:val="TitleBar"/>
      </w:pPr>
      <w:bookmarkStart w:id="0" w:name="_Toc452262287"/>
      <w:bookmarkStart w:id="1" w:name="_Toc355579352"/>
    </w:p>
    <w:p w:rsidR="006B2DEE" w:rsidRDefault="006B2DEE" w:rsidP="006B2DEE">
      <w:pPr>
        <w:pStyle w:val="RouteTitle"/>
      </w:pPr>
      <w:r>
        <w:t>OUM</w:t>
      </w:r>
    </w:p>
    <w:p w:rsidR="006B2DEE" w:rsidRDefault="006B2DEE" w:rsidP="006B2DEE">
      <w:pPr>
        <w:pStyle w:val="Title-Major"/>
      </w:pPr>
      <w:bookmarkStart w:id="2" w:name="DocTitle"/>
      <w:r>
        <w:t>MC.010 Business Data Structures</w:t>
      </w:r>
      <w:bookmarkStart w:id="3" w:name="TitleEnd"/>
      <w:bookmarkEnd w:id="2"/>
      <w:bookmarkEnd w:id="3"/>
    </w:p>
    <w:p w:rsidR="006B2DEE" w:rsidRDefault="006B2DEE" w:rsidP="006B2DEE">
      <w:pPr>
        <w:pStyle w:val="BodyText"/>
        <w:rPr>
          <w:sz w:val="48"/>
        </w:rPr>
      </w:pPr>
      <w:r>
        <w:rPr>
          <w:rStyle w:val="HighlightedVariable"/>
          <w:sz w:val="48"/>
        </w:rPr>
        <w:t>&lt;Company Long Name&gt;</w:t>
      </w:r>
    </w:p>
    <w:p w:rsidR="006B2DEE" w:rsidRDefault="006B2DEE" w:rsidP="006B2DEE">
      <w:pPr>
        <w:pStyle w:val="Subject"/>
      </w:pPr>
      <w:bookmarkStart w:id="4" w:name="Subject"/>
      <w:r>
        <w:rPr>
          <w:rStyle w:val="HighlightedVariable"/>
        </w:rPr>
        <w:t xml:space="preserve">&lt;Subject&gt; </w:t>
      </w:r>
      <w:bookmarkEnd w:id="4"/>
    </w:p>
    <w:p w:rsidR="006B2DEE" w:rsidRDefault="006B2DEE" w:rsidP="006B2DEE">
      <w:pPr>
        <w:pStyle w:val="BodyText"/>
      </w:pPr>
    </w:p>
    <w:p w:rsidR="00C77140" w:rsidRDefault="00C77140" w:rsidP="00C77140">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C77140" w:rsidRDefault="00C77140" w:rsidP="00C77140">
      <w:pPr>
        <w:pStyle w:val="Note"/>
      </w:pPr>
      <w:r>
        <w:t>Please refer to the OUM Template User’s Guide for detailed instructions for working with OUM templates.</w:t>
      </w:r>
    </w:p>
    <w:p w:rsidR="006B2DEE" w:rsidRDefault="006B2DEE" w:rsidP="006B2DEE">
      <w:pPr>
        <w:pStyle w:val="BodyText"/>
      </w:pPr>
    </w:p>
    <w:p w:rsidR="006B2DEE" w:rsidRDefault="006B2DEE" w:rsidP="006B2DEE">
      <w:pPr>
        <w:pStyle w:val="BodyText"/>
      </w:pPr>
    </w:p>
    <w:p w:rsidR="006B2DEE" w:rsidRDefault="006B2DEE" w:rsidP="006B2DEE">
      <w:pPr>
        <w:pStyle w:val="BodyText"/>
      </w:pPr>
    </w:p>
    <w:p w:rsidR="006B2DEE" w:rsidRDefault="006B2DEE" w:rsidP="006B2DEE">
      <w:pPr>
        <w:pStyle w:val="BodyText"/>
        <w:spacing w:after="0"/>
      </w:pPr>
      <w:r>
        <w:t>Author:</w:t>
      </w:r>
      <w:r>
        <w:tab/>
      </w:r>
      <w:r>
        <w:rPr>
          <w:rStyle w:val="HighlightedVariable"/>
        </w:rPr>
        <w:t>&lt;Author&gt;</w:t>
      </w:r>
    </w:p>
    <w:p w:rsidR="006B2DEE" w:rsidRDefault="006B2DEE" w:rsidP="006B2DEE">
      <w:pPr>
        <w:pStyle w:val="BodyText"/>
        <w:spacing w:after="0"/>
      </w:pPr>
      <w:r>
        <w:t>Creation Date:</w:t>
      </w:r>
      <w:r>
        <w:tab/>
      </w:r>
      <w:fldSimple w:instr="createdate \@ &quot;MMMM d, yyyy&quot;">
        <w:r w:rsidR="00656459">
          <w:rPr>
            <w:noProof/>
          </w:rPr>
          <w:t>May 7, 2014</w:t>
        </w:r>
      </w:fldSimple>
    </w:p>
    <w:p w:rsidR="006B2DEE" w:rsidRDefault="006B2DEE" w:rsidP="006B2DEE">
      <w:pPr>
        <w:pStyle w:val="BodyText"/>
        <w:spacing w:after="0"/>
      </w:pPr>
      <w:r>
        <w:t>Last Updated:</w:t>
      </w:r>
      <w:r>
        <w:tab/>
      </w:r>
      <w:bookmarkStart w:id="5" w:name="LastDate"/>
      <w:r w:rsidR="00C61DB6">
        <w:fldChar w:fldCharType="begin"/>
      </w:r>
      <w:r>
        <w:instrText>savedate \@ "MMMM d, yyyy"</w:instrText>
      </w:r>
      <w:r w:rsidR="00C61DB6">
        <w:fldChar w:fldCharType="separate"/>
      </w:r>
      <w:r w:rsidR="00C77140">
        <w:rPr>
          <w:noProof/>
        </w:rPr>
        <w:t>June 26, 2014</w:t>
      </w:r>
      <w:r w:rsidR="00C61DB6">
        <w:fldChar w:fldCharType="end"/>
      </w:r>
      <w:bookmarkEnd w:id="5"/>
    </w:p>
    <w:p w:rsidR="006B2DEE" w:rsidRDefault="006B2DEE" w:rsidP="006B2DEE">
      <w:pPr>
        <w:pStyle w:val="BodyText"/>
        <w:spacing w:after="0"/>
      </w:pPr>
      <w:r>
        <w:t>Document Ref:</w:t>
      </w:r>
      <w:r>
        <w:tab/>
      </w:r>
      <w:bookmarkStart w:id="6" w:name="DocRefNumber"/>
      <w:r>
        <w:rPr>
          <w:rStyle w:val="HighlightedVariable"/>
        </w:rPr>
        <w:t>&lt;Document Reference Number&gt;</w:t>
      </w:r>
      <w:r>
        <w:t xml:space="preserve"> </w:t>
      </w:r>
      <w:bookmarkEnd w:id="6"/>
    </w:p>
    <w:p w:rsidR="006B2DEE" w:rsidRDefault="006B2DEE" w:rsidP="006B2DEE">
      <w:pPr>
        <w:pStyle w:val="BodyText"/>
        <w:spacing w:after="0"/>
      </w:pPr>
      <w:r>
        <w:t>Version:</w:t>
      </w:r>
      <w:r>
        <w:tab/>
      </w:r>
      <w:bookmarkStart w:id="7" w:name="DocVersion"/>
      <w:r>
        <w:t>DRAFT 1A</w:t>
      </w:r>
      <w:bookmarkEnd w:id="7"/>
    </w:p>
    <w:p w:rsidR="006B2DEE" w:rsidRDefault="006B2DEE" w:rsidP="006B2DEE">
      <w:pPr>
        <w:pStyle w:val="BodyText"/>
        <w:tabs>
          <w:tab w:val="left" w:pos="4230"/>
        </w:tabs>
        <w:spacing w:after="0"/>
      </w:pPr>
    </w:p>
    <w:p w:rsidR="006B2DEE" w:rsidRDefault="006B2DEE" w:rsidP="00C77140">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A50049">
        <w:rPr>
          <w:b/>
        </w:rPr>
        <w:t>You can make bookmarks visible by selecting the Office Button&gt;Word Options&gt;Advanced&gt; and checking the Show bookmarks option in the Show document content region.</w:t>
      </w:r>
    </w:p>
    <w:p w:rsidR="006B2DEE" w:rsidRDefault="006B2DEE" w:rsidP="006B2DEE">
      <w:pPr>
        <w:pStyle w:val="BodyText"/>
        <w:spacing w:after="0"/>
      </w:pPr>
    </w:p>
    <w:p w:rsidR="006B2DEE" w:rsidRDefault="006B2DEE" w:rsidP="006B2DEE">
      <w:pPr>
        <w:pStyle w:val="BodyText"/>
      </w:pPr>
    </w:p>
    <w:p w:rsidR="006B2DEE" w:rsidRDefault="006B2DEE" w:rsidP="006B2DEE">
      <w:pPr>
        <w:pStyle w:val="BodyText"/>
      </w:pPr>
      <w:r>
        <w:rPr>
          <w:b/>
        </w:rPr>
        <w:t>Approvals:</w:t>
      </w:r>
    </w:p>
    <w:tbl>
      <w:tblPr>
        <w:tblW w:w="0" w:type="auto"/>
        <w:tblInd w:w="1440" w:type="dxa"/>
        <w:tblLayout w:type="fixed"/>
        <w:tblLook w:val="0000"/>
      </w:tblPr>
      <w:tblGrid>
        <w:gridCol w:w="2718"/>
        <w:gridCol w:w="5040"/>
      </w:tblGrid>
      <w:tr w:rsidR="006B2DEE" w:rsidTr="00DF33DE">
        <w:tc>
          <w:tcPr>
            <w:tcW w:w="2718" w:type="dxa"/>
          </w:tcPr>
          <w:p w:rsidR="006B2DEE" w:rsidRDefault="006B2DEE" w:rsidP="00DF33DE">
            <w:pPr>
              <w:spacing w:before="360"/>
              <w:rPr>
                <w:sz w:val="18"/>
              </w:rPr>
            </w:pPr>
            <w:r>
              <w:rPr>
                <w:rStyle w:val="HighlightedVariable"/>
              </w:rPr>
              <w:t>&lt;Approver 1&gt;</w:t>
            </w:r>
          </w:p>
        </w:tc>
        <w:tc>
          <w:tcPr>
            <w:tcW w:w="5040" w:type="dxa"/>
            <w:tcBorders>
              <w:bottom w:val="single" w:sz="6" w:space="0" w:color="auto"/>
            </w:tcBorders>
          </w:tcPr>
          <w:p w:rsidR="006B2DEE" w:rsidRDefault="006B2DEE" w:rsidP="00DF33DE">
            <w:pPr>
              <w:spacing w:before="360"/>
            </w:pPr>
          </w:p>
        </w:tc>
      </w:tr>
      <w:tr w:rsidR="006B2DEE" w:rsidTr="00DF33DE">
        <w:tc>
          <w:tcPr>
            <w:tcW w:w="2718" w:type="dxa"/>
          </w:tcPr>
          <w:p w:rsidR="006B2DEE" w:rsidRDefault="006B2DEE" w:rsidP="00DF33DE">
            <w:pPr>
              <w:spacing w:before="360"/>
              <w:rPr>
                <w:sz w:val="18"/>
              </w:rPr>
            </w:pPr>
            <w:r>
              <w:rPr>
                <w:rStyle w:val="HighlightedVariable"/>
              </w:rPr>
              <w:t>&lt;Approver 2&gt;</w:t>
            </w:r>
          </w:p>
        </w:tc>
        <w:tc>
          <w:tcPr>
            <w:tcW w:w="5040" w:type="dxa"/>
            <w:tcBorders>
              <w:top w:val="single" w:sz="6" w:space="0" w:color="auto"/>
              <w:bottom w:val="single" w:sz="6" w:space="0" w:color="auto"/>
            </w:tcBorders>
          </w:tcPr>
          <w:p w:rsidR="006B2DEE" w:rsidRDefault="006B2DEE" w:rsidP="00DF33DE">
            <w:pPr>
              <w:spacing w:before="360"/>
            </w:pPr>
          </w:p>
        </w:tc>
      </w:tr>
    </w:tbl>
    <w:p w:rsidR="006B2DEE" w:rsidRDefault="006B2DEE" w:rsidP="00C77140">
      <w:pPr>
        <w:pStyle w:val="Note"/>
      </w:pPr>
      <w:r>
        <w:t>To add additional approval lines, press [Tab] from the last cell in the table above.</w:t>
      </w:r>
    </w:p>
    <w:p w:rsidR="006B2DEE" w:rsidRDefault="00EB1749" w:rsidP="006B2DEE">
      <w:pPr>
        <w:pStyle w:val="BodyText"/>
        <w:framePr w:w="10138" w:hSpace="187" w:wrap="auto" w:vAnchor="page" w:hAnchor="page" w:x="1101" w:y="13812"/>
        <w:tabs>
          <w:tab w:val="right" w:pos="9360"/>
          <w:tab w:val="right" w:pos="10080"/>
        </w:tabs>
        <w:spacing w:after="0"/>
        <w:ind w:right="-30"/>
      </w:pPr>
      <w:r w:rsidRPr="00EB1749">
        <w:rPr>
          <w:noProof/>
          <w:lang w:eastAsia="en-US"/>
        </w:rPr>
        <w:drawing>
          <wp:inline distT="0" distB="0" distL="0" distR="0">
            <wp:extent cx="981075" cy="152400"/>
            <wp:effectExtent l="19050" t="0" r="9525" b="0"/>
            <wp:docPr id="7"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6B2DEE" w:rsidRDefault="006B2DEE" w:rsidP="00C77140">
      <w:pPr>
        <w:pStyle w:val="Note"/>
      </w:pPr>
      <w:r>
        <w:t>You can delete any elements of this cover page that you do not need for your document.</w:t>
      </w:r>
    </w:p>
    <w:p w:rsidR="006B2DEE" w:rsidRDefault="006B2DEE" w:rsidP="006B2DEE">
      <w:pPr>
        <w:rPr>
          <w:sz w:val="2"/>
        </w:rPr>
      </w:pPr>
    </w:p>
    <w:p w:rsidR="006B2DEE" w:rsidRDefault="006B2DEE" w:rsidP="00A50049">
      <w:pPr>
        <w:pStyle w:val="Heading1"/>
      </w:pPr>
      <w:bookmarkStart w:id="8" w:name="_Toc387231886"/>
      <w:r>
        <w:lastRenderedPageBreak/>
        <w:t xml:space="preserve">Document </w:t>
      </w:r>
      <w:r w:rsidRPr="00A50049">
        <w:t>Control</w:t>
      </w:r>
      <w:bookmarkEnd w:id="8"/>
    </w:p>
    <w:p w:rsidR="006B2DEE" w:rsidRDefault="006B2DEE" w:rsidP="006B2DEE">
      <w:pPr>
        <w:pStyle w:val="Heading2"/>
        <w:tabs>
          <w:tab w:val="clear" w:pos="4320"/>
        </w:tabs>
      </w:pPr>
      <w:bookmarkStart w:id="9" w:name="_Toc387231887"/>
      <w:r>
        <w:t>Change Record</w:t>
      </w:r>
      <w:bookmarkEnd w:id="9"/>
    </w:p>
    <w:bookmarkStart w:id="10" w:name="Sec1"/>
    <w:p w:rsidR="006B2DEE" w:rsidRDefault="00C61DB6" w:rsidP="006B2DEE">
      <w:pPr>
        <w:pStyle w:val="BodyText"/>
        <w:ind w:left="8640" w:firstLine="720"/>
      </w:pPr>
      <w:r>
        <w:rPr>
          <w:color w:val="FFFFFF"/>
          <w:sz w:val="10"/>
        </w:rPr>
        <w:fldChar w:fldCharType="begin"/>
      </w:r>
      <w:r w:rsidR="006B2DEE">
        <w:rPr>
          <w:color w:val="FFFFFF"/>
          <w:sz w:val="10"/>
        </w:rPr>
        <w:instrText xml:space="preserve"> SECTIONPAGES  \* MERGEFORMAT </w:instrText>
      </w:r>
      <w:r>
        <w:rPr>
          <w:color w:val="FFFFFF"/>
          <w:sz w:val="10"/>
        </w:rPr>
        <w:fldChar w:fldCharType="separate"/>
      </w:r>
      <w:r w:rsidR="00656459">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6B2DEE" w:rsidTr="00DF33DE">
        <w:trPr>
          <w:cantSplit/>
          <w:tblHeader/>
        </w:trPr>
        <w:tc>
          <w:tcPr>
            <w:tcW w:w="990" w:type="dxa"/>
            <w:tcBorders>
              <w:top w:val="single" w:sz="12" w:space="0" w:color="000000"/>
              <w:bottom w:val="single" w:sz="6" w:space="0" w:color="000000"/>
              <w:right w:val="nil"/>
            </w:tcBorders>
            <w:shd w:val="clear" w:color="000000" w:fill="E6E6E6"/>
          </w:tcPr>
          <w:p w:rsidR="006B2DEE" w:rsidRDefault="006B2DEE" w:rsidP="00DF33DE">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Version</w:t>
            </w:r>
          </w:p>
        </w:tc>
        <w:tc>
          <w:tcPr>
            <w:tcW w:w="3870" w:type="dxa"/>
            <w:tcBorders>
              <w:top w:val="single" w:sz="12" w:space="0" w:color="000000"/>
              <w:left w:val="nil"/>
              <w:bottom w:val="single" w:sz="6" w:space="0" w:color="000000"/>
            </w:tcBorders>
            <w:shd w:val="clear" w:color="000000" w:fill="E6E6E6"/>
          </w:tcPr>
          <w:p w:rsidR="006B2DEE" w:rsidRDefault="006B2DEE" w:rsidP="00DF33DE">
            <w:pPr>
              <w:pStyle w:val="TableHeading"/>
            </w:pPr>
            <w:r>
              <w:t>Change Reference</w:t>
            </w:r>
          </w:p>
        </w:tc>
      </w:tr>
      <w:tr w:rsidR="006B2DEE" w:rsidTr="00DF33DE">
        <w:trPr>
          <w:cantSplit/>
        </w:trPr>
        <w:tc>
          <w:tcPr>
            <w:tcW w:w="990" w:type="dxa"/>
            <w:tcBorders>
              <w:top w:val="single" w:sz="6" w:space="0" w:color="000000"/>
            </w:tcBorders>
            <w:shd w:val="clear" w:color="000000" w:fill="FFFFFF"/>
          </w:tcPr>
          <w:p w:rsidR="006B2DEE" w:rsidRDefault="00C61DB6" w:rsidP="00DF33DE">
            <w:pPr>
              <w:pStyle w:val="TableText"/>
            </w:pPr>
            <w:fldSimple w:instr=" CREATEDATE \@ &quot;d-MMM-yy&quot; ">
              <w:r w:rsidR="006B2DEE">
                <w:rPr>
                  <w:noProof/>
                </w:rPr>
                <w:t>7-Apr-09</w:t>
              </w:r>
            </w:fldSimple>
          </w:p>
        </w:tc>
        <w:tc>
          <w:tcPr>
            <w:tcW w:w="1890" w:type="dxa"/>
            <w:tcBorders>
              <w:top w:val="single" w:sz="6" w:space="0" w:color="000000"/>
            </w:tcBorders>
            <w:shd w:val="clear" w:color="000000" w:fill="FFFFFF"/>
          </w:tcPr>
          <w:p w:rsidR="006B2DEE" w:rsidRDefault="006B2DEE" w:rsidP="00DF33DE">
            <w:pPr>
              <w:pStyle w:val="TableText"/>
            </w:pPr>
            <w:r>
              <w:rPr>
                <w:rStyle w:val="HighlightedVariable"/>
              </w:rPr>
              <w:t>&lt;Author&gt;</w:t>
            </w:r>
          </w:p>
        </w:tc>
        <w:tc>
          <w:tcPr>
            <w:tcW w:w="906" w:type="dxa"/>
            <w:tcBorders>
              <w:top w:val="single" w:sz="6" w:space="0" w:color="000000"/>
            </w:tcBorders>
            <w:shd w:val="clear" w:color="000000" w:fill="FFFFFF"/>
          </w:tcPr>
          <w:p w:rsidR="006B2DEE" w:rsidRDefault="006B2DEE" w:rsidP="00DF33DE">
            <w:pPr>
              <w:pStyle w:val="TableText"/>
            </w:pPr>
            <w:r>
              <w:t>Draft 1a</w:t>
            </w:r>
          </w:p>
        </w:tc>
        <w:tc>
          <w:tcPr>
            <w:tcW w:w="3870" w:type="dxa"/>
            <w:tcBorders>
              <w:top w:val="single" w:sz="6" w:space="0" w:color="000000"/>
            </w:tcBorders>
            <w:shd w:val="clear" w:color="000000" w:fill="FFFFFF"/>
          </w:tcPr>
          <w:p w:rsidR="006B2DEE" w:rsidRDefault="006B2DEE" w:rsidP="00DF33DE">
            <w:pPr>
              <w:pStyle w:val="TableText"/>
            </w:pPr>
            <w:r>
              <w:t>No Previous Document</w:t>
            </w:r>
          </w:p>
        </w:tc>
      </w:tr>
      <w:tr w:rsidR="006B2DEE" w:rsidTr="00DF33DE">
        <w:trPr>
          <w:cantSplit/>
        </w:trPr>
        <w:tc>
          <w:tcPr>
            <w:tcW w:w="990" w:type="dxa"/>
            <w:shd w:val="clear" w:color="000000" w:fill="FFFFFF"/>
          </w:tcPr>
          <w:p w:rsidR="006B2DEE" w:rsidRDefault="006B2DEE" w:rsidP="00DF33DE">
            <w:pPr>
              <w:pStyle w:val="TableText"/>
            </w:pPr>
          </w:p>
        </w:tc>
        <w:tc>
          <w:tcPr>
            <w:tcW w:w="1890" w:type="dxa"/>
            <w:shd w:val="clear" w:color="000000" w:fill="FFFFFF"/>
          </w:tcPr>
          <w:p w:rsidR="006B2DEE" w:rsidRDefault="006B2DEE" w:rsidP="00DF33DE">
            <w:pPr>
              <w:pStyle w:val="TableText"/>
            </w:pPr>
          </w:p>
        </w:tc>
        <w:tc>
          <w:tcPr>
            <w:tcW w:w="906" w:type="dxa"/>
            <w:shd w:val="clear" w:color="000000" w:fill="FFFFFF"/>
          </w:tcPr>
          <w:p w:rsidR="006B2DEE" w:rsidRDefault="006B2DEE" w:rsidP="00DF33DE">
            <w:pPr>
              <w:pStyle w:val="TableText"/>
            </w:pPr>
          </w:p>
        </w:tc>
        <w:tc>
          <w:tcPr>
            <w:tcW w:w="3870" w:type="dxa"/>
            <w:shd w:val="clear" w:color="000000" w:fill="FFFFFF"/>
          </w:tcPr>
          <w:p w:rsidR="006B2DEE" w:rsidRDefault="006B2DEE" w:rsidP="00DF33DE">
            <w:pPr>
              <w:pStyle w:val="TableText"/>
            </w:pPr>
          </w:p>
        </w:tc>
      </w:tr>
      <w:tr w:rsidR="006B2DEE" w:rsidTr="00DF33DE">
        <w:trPr>
          <w:cantSplit/>
        </w:trPr>
        <w:tc>
          <w:tcPr>
            <w:tcW w:w="990" w:type="dxa"/>
            <w:shd w:val="clear" w:color="000000" w:fill="FFFFFF"/>
          </w:tcPr>
          <w:p w:rsidR="006B2DEE" w:rsidRDefault="006B2DEE" w:rsidP="00DF33DE">
            <w:pPr>
              <w:pStyle w:val="TableText"/>
            </w:pPr>
          </w:p>
        </w:tc>
        <w:tc>
          <w:tcPr>
            <w:tcW w:w="1890" w:type="dxa"/>
            <w:shd w:val="clear" w:color="000000" w:fill="FFFFFF"/>
          </w:tcPr>
          <w:p w:rsidR="006B2DEE" w:rsidRDefault="006B2DEE" w:rsidP="00DF33DE">
            <w:pPr>
              <w:pStyle w:val="TableText"/>
            </w:pPr>
          </w:p>
        </w:tc>
        <w:tc>
          <w:tcPr>
            <w:tcW w:w="906" w:type="dxa"/>
            <w:shd w:val="clear" w:color="000000" w:fill="FFFFFF"/>
          </w:tcPr>
          <w:p w:rsidR="006B2DEE" w:rsidRDefault="006B2DEE" w:rsidP="00DF33DE">
            <w:pPr>
              <w:pStyle w:val="TableText"/>
            </w:pPr>
          </w:p>
        </w:tc>
        <w:tc>
          <w:tcPr>
            <w:tcW w:w="3870" w:type="dxa"/>
            <w:shd w:val="clear" w:color="000000" w:fill="FFFFFF"/>
          </w:tcPr>
          <w:p w:rsidR="006B2DEE" w:rsidRDefault="006B2DEE" w:rsidP="00DF33DE">
            <w:pPr>
              <w:pStyle w:val="TableText"/>
            </w:pPr>
          </w:p>
        </w:tc>
      </w:tr>
      <w:tr w:rsidR="006B2DEE" w:rsidTr="00DF33DE">
        <w:trPr>
          <w:cantSplit/>
        </w:trPr>
        <w:tc>
          <w:tcPr>
            <w:tcW w:w="990" w:type="dxa"/>
            <w:shd w:val="clear" w:color="000000" w:fill="FFFFFF"/>
          </w:tcPr>
          <w:p w:rsidR="006B2DEE" w:rsidRDefault="006B2DEE" w:rsidP="00DF33DE">
            <w:pPr>
              <w:pStyle w:val="TableText"/>
            </w:pPr>
          </w:p>
        </w:tc>
        <w:tc>
          <w:tcPr>
            <w:tcW w:w="1890" w:type="dxa"/>
            <w:shd w:val="clear" w:color="000000" w:fill="FFFFFF"/>
          </w:tcPr>
          <w:p w:rsidR="006B2DEE" w:rsidRDefault="006B2DEE" w:rsidP="00DF33DE">
            <w:pPr>
              <w:pStyle w:val="TableText"/>
            </w:pPr>
          </w:p>
        </w:tc>
        <w:tc>
          <w:tcPr>
            <w:tcW w:w="906" w:type="dxa"/>
            <w:shd w:val="clear" w:color="000000" w:fill="FFFFFF"/>
          </w:tcPr>
          <w:p w:rsidR="006B2DEE" w:rsidRDefault="006B2DEE" w:rsidP="00DF33DE">
            <w:pPr>
              <w:pStyle w:val="TableText"/>
            </w:pPr>
          </w:p>
        </w:tc>
        <w:tc>
          <w:tcPr>
            <w:tcW w:w="3870" w:type="dxa"/>
            <w:shd w:val="clear" w:color="000000" w:fill="FFFFFF"/>
          </w:tcPr>
          <w:p w:rsidR="006B2DEE" w:rsidRDefault="006B2DEE" w:rsidP="00DF33DE">
            <w:pPr>
              <w:pStyle w:val="TableText"/>
            </w:pPr>
          </w:p>
        </w:tc>
      </w:tr>
    </w:tbl>
    <w:p w:rsidR="006B2DEE" w:rsidRDefault="006B2DEE" w:rsidP="006B2DEE">
      <w:pPr>
        <w:pStyle w:val="BodyText"/>
      </w:pPr>
    </w:p>
    <w:p w:rsidR="006B2DEE" w:rsidRDefault="006B2DEE" w:rsidP="006B2DEE">
      <w:pPr>
        <w:pStyle w:val="Heading2"/>
        <w:tabs>
          <w:tab w:val="clear" w:pos="4320"/>
        </w:tabs>
      </w:pPr>
      <w:bookmarkStart w:id="11" w:name="_Toc387231888"/>
      <w:r>
        <w:t>Reviewers</w:t>
      </w:r>
      <w:bookmarkEnd w:id="11"/>
    </w:p>
    <w:p w:rsidR="006B2DEE" w:rsidRDefault="006B2DEE" w:rsidP="006B2DE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6B2DEE" w:rsidTr="00DF33DE">
        <w:trPr>
          <w:cantSplit/>
          <w:tblHeader/>
        </w:trPr>
        <w:tc>
          <w:tcPr>
            <w:tcW w:w="3960" w:type="dxa"/>
            <w:tcBorders>
              <w:top w:val="single" w:sz="12" w:space="0" w:color="000000"/>
              <w:bottom w:val="single" w:sz="6" w:space="0" w:color="000000"/>
              <w:right w:val="nil"/>
            </w:tcBorders>
            <w:shd w:val="clear" w:color="000000" w:fill="E6E6E6"/>
          </w:tcPr>
          <w:p w:rsidR="006B2DEE" w:rsidRDefault="006B2DEE" w:rsidP="00DF33DE">
            <w:pPr>
              <w:pStyle w:val="TableHeading"/>
            </w:pPr>
            <w:r>
              <w:t>Name</w:t>
            </w:r>
          </w:p>
        </w:tc>
        <w:tc>
          <w:tcPr>
            <w:tcW w:w="3708" w:type="dxa"/>
            <w:tcBorders>
              <w:top w:val="single" w:sz="12" w:space="0" w:color="000000"/>
              <w:left w:val="nil"/>
              <w:bottom w:val="single" w:sz="6" w:space="0" w:color="000000"/>
            </w:tcBorders>
            <w:shd w:val="clear" w:color="000000" w:fill="E6E6E6"/>
          </w:tcPr>
          <w:p w:rsidR="006B2DEE" w:rsidRDefault="006B2DEE" w:rsidP="00DF33DE">
            <w:pPr>
              <w:pStyle w:val="TableHeading"/>
            </w:pPr>
            <w:r>
              <w:t>Position</w:t>
            </w:r>
          </w:p>
        </w:tc>
      </w:tr>
      <w:tr w:rsidR="006B2DEE" w:rsidTr="00DF33DE">
        <w:trPr>
          <w:cantSplit/>
        </w:trPr>
        <w:tc>
          <w:tcPr>
            <w:tcW w:w="3960" w:type="dxa"/>
            <w:tcBorders>
              <w:top w:val="single" w:sz="6" w:space="0" w:color="000000"/>
            </w:tcBorders>
            <w:shd w:val="clear" w:color="000000" w:fill="FFFFFF"/>
          </w:tcPr>
          <w:p w:rsidR="006B2DEE" w:rsidRDefault="006B2DEE" w:rsidP="00DF33DE">
            <w:pPr>
              <w:pStyle w:val="TableText"/>
            </w:pPr>
          </w:p>
        </w:tc>
        <w:tc>
          <w:tcPr>
            <w:tcW w:w="3708" w:type="dxa"/>
            <w:tcBorders>
              <w:top w:val="single" w:sz="6" w:space="0" w:color="000000"/>
            </w:tcBorders>
            <w:shd w:val="clear" w:color="000000" w:fill="FFFFFF"/>
          </w:tcPr>
          <w:p w:rsidR="006B2DEE" w:rsidRDefault="006B2DEE" w:rsidP="00DF33DE">
            <w:pPr>
              <w:pStyle w:val="TableText"/>
            </w:pPr>
          </w:p>
        </w:tc>
      </w:tr>
      <w:tr w:rsidR="006B2DEE" w:rsidTr="00DF33DE">
        <w:trPr>
          <w:cantSplit/>
        </w:trPr>
        <w:tc>
          <w:tcPr>
            <w:tcW w:w="3960" w:type="dxa"/>
            <w:shd w:val="clear" w:color="000000" w:fill="FFFFFF"/>
          </w:tcPr>
          <w:p w:rsidR="006B2DEE" w:rsidRDefault="006B2DEE" w:rsidP="00DF33DE">
            <w:pPr>
              <w:pStyle w:val="TableText"/>
            </w:pPr>
          </w:p>
        </w:tc>
        <w:tc>
          <w:tcPr>
            <w:tcW w:w="3708" w:type="dxa"/>
            <w:shd w:val="clear" w:color="000000" w:fill="FFFFFF"/>
          </w:tcPr>
          <w:p w:rsidR="006B2DEE" w:rsidRDefault="006B2DEE" w:rsidP="00DF33DE">
            <w:pPr>
              <w:pStyle w:val="TableText"/>
            </w:pPr>
          </w:p>
        </w:tc>
      </w:tr>
      <w:tr w:rsidR="006B2DEE" w:rsidTr="00DF33DE">
        <w:trPr>
          <w:cantSplit/>
        </w:trPr>
        <w:tc>
          <w:tcPr>
            <w:tcW w:w="3960" w:type="dxa"/>
            <w:shd w:val="clear" w:color="000000" w:fill="FFFFFF"/>
          </w:tcPr>
          <w:p w:rsidR="006B2DEE" w:rsidRDefault="006B2DEE" w:rsidP="00DF33DE">
            <w:pPr>
              <w:pStyle w:val="TableText"/>
            </w:pPr>
          </w:p>
        </w:tc>
        <w:tc>
          <w:tcPr>
            <w:tcW w:w="3708" w:type="dxa"/>
            <w:shd w:val="clear" w:color="000000" w:fill="FFFFFF"/>
          </w:tcPr>
          <w:p w:rsidR="006B2DEE" w:rsidRDefault="006B2DEE" w:rsidP="00DF33DE">
            <w:pPr>
              <w:pStyle w:val="TableText"/>
            </w:pPr>
          </w:p>
        </w:tc>
      </w:tr>
      <w:tr w:rsidR="006B2DEE" w:rsidTr="00DF33DE">
        <w:trPr>
          <w:cantSplit/>
        </w:trPr>
        <w:tc>
          <w:tcPr>
            <w:tcW w:w="3960" w:type="dxa"/>
            <w:shd w:val="clear" w:color="000000" w:fill="FFFFFF"/>
          </w:tcPr>
          <w:p w:rsidR="006B2DEE" w:rsidRDefault="006B2DEE" w:rsidP="00DF33DE">
            <w:pPr>
              <w:pStyle w:val="TableText"/>
            </w:pPr>
          </w:p>
        </w:tc>
        <w:tc>
          <w:tcPr>
            <w:tcW w:w="3708" w:type="dxa"/>
            <w:shd w:val="clear" w:color="000000" w:fill="FFFFFF"/>
          </w:tcPr>
          <w:p w:rsidR="006B2DEE" w:rsidRDefault="006B2DEE" w:rsidP="00DF33DE">
            <w:pPr>
              <w:pStyle w:val="TableText"/>
            </w:pPr>
          </w:p>
        </w:tc>
      </w:tr>
    </w:tbl>
    <w:p w:rsidR="006B2DEE" w:rsidRDefault="006B2DEE" w:rsidP="006B2DEE">
      <w:pPr>
        <w:pStyle w:val="BodyText"/>
      </w:pPr>
    </w:p>
    <w:p w:rsidR="006B2DEE" w:rsidRDefault="006B2DEE" w:rsidP="006B2DEE">
      <w:pPr>
        <w:pStyle w:val="tocheading"/>
      </w:pPr>
      <w:r>
        <w:lastRenderedPageBreak/>
        <w:t>Contents</w:t>
      </w:r>
    </w:p>
    <w:p w:rsidR="00656459" w:rsidRDefault="00C61DB6">
      <w:pPr>
        <w:pStyle w:val="TOC1"/>
        <w:rPr>
          <w:rFonts w:asciiTheme="minorHAnsi" w:eastAsiaTheme="minorEastAsia" w:hAnsiTheme="minorHAnsi" w:cstheme="minorBidi"/>
          <w:b w:val="0"/>
          <w:sz w:val="22"/>
          <w:szCs w:val="22"/>
          <w:lang w:eastAsia="en-US"/>
        </w:rPr>
      </w:pPr>
      <w:r w:rsidRPr="00C61DB6">
        <w:fldChar w:fldCharType="begin"/>
      </w:r>
      <w:r w:rsidR="006B2DEE">
        <w:instrText xml:space="preserve"> TOC \o "1-2" </w:instrText>
      </w:r>
      <w:r w:rsidRPr="00C61DB6">
        <w:fldChar w:fldCharType="separate"/>
      </w:r>
      <w:r w:rsidR="00656459">
        <w:t>1</w:t>
      </w:r>
      <w:r w:rsidR="00656459">
        <w:rPr>
          <w:rFonts w:asciiTheme="minorHAnsi" w:eastAsiaTheme="minorEastAsia" w:hAnsiTheme="minorHAnsi" w:cstheme="minorBidi"/>
          <w:b w:val="0"/>
          <w:sz w:val="22"/>
          <w:szCs w:val="22"/>
          <w:lang w:eastAsia="en-US"/>
        </w:rPr>
        <w:tab/>
      </w:r>
      <w:r w:rsidR="00656459">
        <w:t>Document Control</w:t>
      </w:r>
      <w:r w:rsidR="00656459">
        <w:tab/>
      </w:r>
      <w:r>
        <w:fldChar w:fldCharType="begin"/>
      </w:r>
      <w:r w:rsidR="00656459">
        <w:instrText xml:space="preserve"> PAGEREF _Toc387231886 \h </w:instrText>
      </w:r>
      <w:r>
        <w:fldChar w:fldCharType="separate"/>
      </w:r>
      <w:r w:rsidR="00656459">
        <w:t>iii</w:t>
      </w:r>
      <w:r>
        <w:fldChar w:fldCharType="end"/>
      </w:r>
    </w:p>
    <w:p w:rsidR="00656459" w:rsidRDefault="00656459">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C61DB6">
        <w:fldChar w:fldCharType="begin"/>
      </w:r>
      <w:r>
        <w:instrText xml:space="preserve"> PAGEREF _Toc387231887 \h </w:instrText>
      </w:r>
      <w:r w:rsidR="00C61DB6">
        <w:fldChar w:fldCharType="separate"/>
      </w:r>
      <w:r>
        <w:t>iii</w:t>
      </w:r>
      <w:r w:rsidR="00C61DB6">
        <w:fldChar w:fldCharType="end"/>
      </w:r>
    </w:p>
    <w:p w:rsidR="00656459" w:rsidRDefault="00656459">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C61DB6">
        <w:fldChar w:fldCharType="begin"/>
      </w:r>
      <w:r>
        <w:instrText xml:space="preserve"> PAGEREF _Toc387231888 \h </w:instrText>
      </w:r>
      <w:r w:rsidR="00C61DB6">
        <w:fldChar w:fldCharType="separate"/>
      </w:r>
      <w:r>
        <w:t>iii</w:t>
      </w:r>
      <w:r w:rsidR="00C61DB6">
        <w:fldChar w:fldCharType="end"/>
      </w:r>
    </w:p>
    <w:p w:rsidR="00656459" w:rsidRDefault="00656459">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Introduction</w:t>
      </w:r>
      <w:r>
        <w:tab/>
      </w:r>
      <w:r w:rsidR="00C61DB6">
        <w:fldChar w:fldCharType="begin"/>
      </w:r>
      <w:r>
        <w:instrText xml:space="preserve"> PAGEREF _Toc387231889 \h </w:instrText>
      </w:r>
      <w:r w:rsidR="00C61DB6">
        <w:fldChar w:fldCharType="separate"/>
      </w:r>
      <w:r>
        <w:t>1</w:t>
      </w:r>
      <w:r w:rsidR="00C61DB6">
        <w:fldChar w:fldCharType="end"/>
      </w:r>
    </w:p>
    <w:p w:rsidR="00656459" w:rsidRDefault="00656459">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Purpose</w:t>
      </w:r>
      <w:r>
        <w:tab/>
      </w:r>
      <w:r w:rsidR="00C61DB6">
        <w:fldChar w:fldCharType="begin"/>
      </w:r>
      <w:r>
        <w:instrText xml:space="preserve"> PAGEREF _Toc387231890 \h </w:instrText>
      </w:r>
      <w:r w:rsidR="00C61DB6">
        <w:fldChar w:fldCharType="separate"/>
      </w:r>
      <w:r>
        <w:t>1</w:t>
      </w:r>
      <w:r w:rsidR="00C61DB6">
        <w:fldChar w:fldCharType="end"/>
      </w:r>
    </w:p>
    <w:p w:rsidR="00656459" w:rsidRDefault="00656459">
      <w:pPr>
        <w:pStyle w:val="TOC2"/>
        <w:rPr>
          <w:rFonts w:asciiTheme="minorHAnsi" w:eastAsiaTheme="minorEastAsia" w:hAnsiTheme="minorHAnsi" w:cstheme="minorBidi"/>
          <w:sz w:val="22"/>
          <w:szCs w:val="22"/>
          <w:lang w:eastAsia="en-US"/>
        </w:rPr>
      </w:pPr>
      <w:r>
        <w:t>2.2</w:t>
      </w:r>
      <w:r>
        <w:rPr>
          <w:rFonts w:asciiTheme="minorHAnsi" w:eastAsiaTheme="minorEastAsia" w:hAnsiTheme="minorHAnsi" w:cstheme="minorBidi"/>
          <w:sz w:val="22"/>
          <w:szCs w:val="22"/>
          <w:lang w:eastAsia="en-US"/>
        </w:rPr>
        <w:tab/>
      </w:r>
      <w:r>
        <w:t>Scope</w:t>
      </w:r>
      <w:r>
        <w:tab/>
      </w:r>
      <w:r w:rsidR="00C61DB6">
        <w:fldChar w:fldCharType="begin"/>
      </w:r>
      <w:r>
        <w:instrText xml:space="preserve"> PAGEREF _Toc387231891 \h </w:instrText>
      </w:r>
      <w:r w:rsidR="00C61DB6">
        <w:fldChar w:fldCharType="separate"/>
      </w:r>
      <w:r>
        <w:t>1</w:t>
      </w:r>
      <w:r w:rsidR="00C61DB6">
        <w:fldChar w:fldCharType="end"/>
      </w:r>
    </w:p>
    <w:p w:rsidR="00656459" w:rsidRDefault="00656459">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Business Data Structures</w:t>
      </w:r>
      <w:r>
        <w:tab/>
      </w:r>
      <w:r w:rsidR="00C61DB6">
        <w:fldChar w:fldCharType="begin"/>
      </w:r>
      <w:r>
        <w:instrText xml:space="preserve"> PAGEREF _Toc387231892 \h </w:instrText>
      </w:r>
      <w:r w:rsidR="00C61DB6">
        <w:fldChar w:fldCharType="separate"/>
      </w:r>
      <w:r>
        <w:t>2</w:t>
      </w:r>
      <w:r w:rsidR="00C61DB6">
        <w:fldChar w:fldCharType="end"/>
      </w:r>
    </w:p>
    <w:p w:rsidR="00656459" w:rsidRDefault="00656459">
      <w:pPr>
        <w:pStyle w:val="TOC2"/>
        <w:rPr>
          <w:rFonts w:asciiTheme="minorHAnsi" w:eastAsiaTheme="minorEastAsia" w:hAnsiTheme="minorHAnsi" w:cstheme="minorBidi"/>
          <w:sz w:val="22"/>
          <w:szCs w:val="22"/>
          <w:lang w:eastAsia="en-US"/>
        </w:rPr>
      </w:pPr>
      <w:r>
        <w:t>3.1</w:t>
      </w:r>
      <w:r>
        <w:rPr>
          <w:rFonts w:asciiTheme="minorHAnsi" w:eastAsiaTheme="minorEastAsia" w:hAnsiTheme="minorHAnsi" w:cstheme="minorBidi"/>
          <w:sz w:val="22"/>
          <w:szCs w:val="22"/>
          <w:lang w:eastAsia="en-US"/>
        </w:rPr>
        <w:tab/>
      </w:r>
      <w:r>
        <w:t>Sets of Books</w:t>
      </w:r>
      <w:r>
        <w:tab/>
      </w:r>
      <w:r w:rsidR="00C61DB6">
        <w:fldChar w:fldCharType="begin"/>
      </w:r>
      <w:r>
        <w:instrText xml:space="preserve"> PAGEREF _Toc387231893 \h </w:instrText>
      </w:r>
      <w:r w:rsidR="00C61DB6">
        <w:fldChar w:fldCharType="separate"/>
      </w:r>
      <w:r>
        <w:t>2</w:t>
      </w:r>
      <w:r w:rsidR="00C61DB6">
        <w:fldChar w:fldCharType="end"/>
      </w:r>
    </w:p>
    <w:p w:rsidR="00656459" w:rsidRDefault="00656459">
      <w:pPr>
        <w:pStyle w:val="TOC2"/>
        <w:rPr>
          <w:rFonts w:asciiTheme="minorHAnsi" w:eastAsiaTheme="minorEastAsia" w:hAnsiTheme="minorHAnsi" w:cstheme="minorBidi"/>
          <w:sz w:val="22"/>
          <w:szCs w:val="22"/>
          <w:lang w:eastAsia="en-US"/>
        </w:rPr>
      </w:pPr>
      <w:r>
        <w:t>3.2</w:t>
      </w:r>
      <w:r>
        <w:rPr>
          <w:rFonts w:asciiTheme="minorHAnsi" w:eastAsiaTheme="minorEastAsia" w:hAnsiTheme="minorHAnsi" w:cstheme="minorBidi"/>
          <w:sz w:val="22"/>
          <w:szCs w:val="22"/>
          <w:lang w:eastAsia="en-US"/>
        </w:rPr>
        <w:tab/>
      </w:r>
      <w:r>
        <w:t>Inventory Organizations</w:t>
      </w:r>
      <w:r>
        <w:tab/>
      </w:r>
      <w:r w:rsidR="00C61DB6">
        <w:fldChar w:fldCharType="begin"/>
      </w:r>
      <w:r>
        <w:instrText xml:space="preserve"> PAGEREF _Toc387231894 \h </w:instrText>
      </w:r>
      <w:r w:rsidR="00C61DB6">
        <w:fldChar w:fldCharType="separate"/>
      </w:r>
      <w:r>
        <w:t>4</w:t>
      </w:r>
      <w:r w:rsidR="00C61DB6">
        <w:fldChar w:fldCharType="end"/>
      </w:r>
    </w:p>
    <w:p w:rsidR="00656459" w:rsidRDefault="00656459">
      <w:pPr>
        <w:pStyle w:val="TOC2"/>
        <w:rPr>
          <w:rFonts w:asciiTheme="minorHAnsi" w:eastAsiaTheme="minorEastAsia" w:hAnsiTheme="minorHAnsi" w:cstheme="minorBidi"/>
          <w:sz w:val="22"/>
          <w:szCs w:val="22"/>
          <w:lang w:eastAsia="en-US"/>
        </w:rPr>
      </w:pPr>
      <w:r>
        <w:t>3.3</w:t>
      </w:r>
      <w:r>
        <w:rPr>
          <w:rFonts w:asciiTheme="minorHAnsi" w:eastAsiaTheme="minorEastAsia" w:hAnsiTheme="minorHAnsi" w:cstheme="minorBidi"/>
          <w:sz w:val="22"/>
          <w:szCs w:val="22"/>
          <w:lang w:eastAsia="en-US"/>
        </w:rPr>
        <w:tab/>
      </w:r>
      <w:r>
        <w:t>Human Resources Business Groups and Organizations</w:t>
      </w:r>
      <w:r>
        <w:tab/>
      </w:r>
      <w:r w:rsidR="00C61DB6">
        <w:fldChar w:fldCharType="begin"/>
      </w:r>
      <w:r>
        <w:instrText xml:space="preserve"> PAGEREF _Toc387231895 \h </w:instrText>
      </w:r>
      <w:r w:rsidR="00C61DB6">
        <w:fldChar w:fldCharType="separate"/>
      </w:r>
      <w:r>
        <w:t>5</w:t>
      </w:r>
      <w:r w:rsidR="00C61DB6">
        <w:fldChar w:fldCharType="end"/>
      </w:r>
    </w:p>
    <w:p w:rsidR="00656459" w:rsidRDefault="00656459">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Integrated Application Functional Description</w:t>
      </w:r>
      <w:r>
        <w:tab/>
      </w:r>
      <w:r w:rsidR="00C61DB6">
        <w:fldChar w:fldCharType="begin"/>
      </w:r>
      <w:r>
        <w:instrText xml:space="preserve"> PAGEREF _Toc387231896 \h </w:instrText>
      </w:r>
      <w:r w:rsidR="00C61DB6">
        <w:fldChar w:fldCharType="separate"/>
      </w:r>
      <w:r>
        <w:t>7</w:t>
      </w:r>
      <w:r w:rsidR="00C61DB6">
        <w:fldChar w:fldCharType="end"/>
      </w:r>
    </w:p>
    <w:p w:rsidR="00656459" w:rsidRDefault="00656459">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Open and Closed Issues</w:t>
      </w:r>
      <w:r>
        <w:tab/>
      </w:r>
      <w:r w:rsidR="00C61DB6">
        <w:fldChar w:fldCharType="begin"/>
      </w:r>
      <w:r>
        <w:instrText xml:space="preserve"> PAGEREF _Toc387231897 \h </w:instrText>
      </w:r>
      <w:r w:rsidR="00C61DB6">
        <w:fldChar w:fldCharType="separate"/>
      </w:r>
      <w:r>
        <w:t>8</w:t>
      </w:r>
      <w:r w:rsidR="00C61DB6">
        <w:fldChar w:fldCharType="end"/>
      </w:r>
    </w:p>
    <w:p w:rsidR="00656459" w:rsidRDefault="00656459">
      <w:pPr>
        <w:pStyle w:val="TOC2"/>
        <w:rPr>
          <w:rFonts w:asciiTheme="minorHAnsi" w:eastAsiaTheme="minorEastAsia" w:hAnsiTheme="minorHAnsi" w:cstheme="minorBidi"/>
          <w:sz w:val="22"/>
          <w:szCs w:val="22"/>
          <w:lang w:eastAsia="en-US"/>
        </w:rPr>
      </w:pPr>
      <w:r>
        <w:t>5.1</w:t>
      </w:r>
      <w:r>
        <w:rPr>
          <w:rFonts w:asciiTheme="minorHAnsi" w:eastAsiaTheme="minorEastAsia" w:hAnsiTheme="minorHAnsi" w:cstheme="minorBidi"/>
          <w:sz w:val="22"/>
          <w:szCs w:val="22"/>
          <w:lang w:eastAsia="en-US"/>
        </w:rPr>
        <w:tab/>
      </w:r>
      <w:r>
        <w:t>Open Issues</w:t>
      </w:r>
      <w:r>
        <w:tab/>
      </w:r>
      <w:r w:rsidR="00C61DB6">
        <w:fldChar w:fldCharType="begin"/>
      </w:r>
      <w:r>
        <w:instrText xml:space="preserve"> PAGEREF _Toc387231898 \h </w:instrText>
      </w:r>
      <w:r w:rsidR="00C61DB6">
        <w:fldChar w:fldCharType="separate"/>
      </w:r>
      <w:r>
        <w:t>8</w:t>
      </w:r>
      <w:r w:rsidR="00C61DB6">
        <w:fldChar w:fldCharType="end"/>
      </w:r>
    </w:p>
    <w:p w:rsidR="00656459" w:rsidRDefault="00656459">
      <w:pPr>
        <w:pStyle w:val="TOC2"/>
        <w:rPr>
          <w:rFonts w:asciiTheme="minorHAnsi" w:eastAsiaTheme="minorEastAsia" w:hAnsiTheme="minorHAnsi" w:cstheme="minorBidi"/>
          <w:sz w:val="22"/>
          <w:szCs w:val="22"/>
          <w:lang w:eastAsia="en-US"/>
        </w:rPr>
      </w:pPr>
      <w:r>
        <w:t>5.2</w:t>
      </w:r>
      <w:r>
        <w:rPr>
          <w:rFonts w:asciiTheme="minorHAnsi" w:eastAsiaTheme="minorEastAsia" w:hAnsiTheme="minorHAnsi" w:cstheme="minorBidi"/>
          <w:sz w:val="22"/>
          <w:szCs w:val="22"/>
          <w:lang w:eastAsia="en-US"/>
        </w:rPr>
        <w:tab/>
      </w:r>
      <w:r>
        <w:t>Closed Issues</w:t>
      </w:r>
      <w:r>
        <w:tab/>
      </w:r>
      <w:r w:rsidR="00C61DB6">
        <w:fldChar w:fldCharType="begin"/>
      </w:r>
      <w:r>
        <w:instrText xml:space="preserve"> PAGEREF _Toc387231899 \h </w:instrText>
      </w:r>
      <w:r w:rsidR="00C61DB6">
        <w:fldChar w:fldCharType="separate"/>
      </w:r>
      <w:r>
        <w:t>8</w:t>
      </w:r>
      <w:r w:rsidR="00C61DB6">
        <w:fldChar w:fldCharType="end"/>
      </w:r>
    </w:p>
    <w:p w:rsidR="006B2DEE" w:rsidRDefault="00C61DB6" w:rsidP="006B2DEE">
      <w:r>
        <w:fldChar w:fldCharType="end"/>
      </w:r>
    </w:p>
    <w:p w:rsidR="006B2DEE" w:rsidRDefault="006B2DEE" w:rsidP="00C77140">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6B2DEE" w:rsidRDefault="006B2DEE" w:rsidP="006B2DEE"/>
    <w:p w:rsidR="006B2DEE" w:rsidRDefault="006B2DEE" w:rsidP="006B2DEE">
      <w:pPr>
        <w:pStyle w:val="BodyText"/>
        <w:sectPr w:rsidR="006B2DEE">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6B2DEE" w:rsidRDefault="006B2DEE" w:rsidP="00A50049">
      <w:pPr>
        <w:pStyle w:val="Heading1"/>
      </w:pPr>
      <w:bookmarkStart w:id="12" w:name="_Toc387231889"/>
      <w:r>
        <w:lastRenderedPageBreak/>
        <w:t>Introduction</w:t>
      </w:r>
      <w:bookmarkEnd w:id="0"/>
      <w:bookmarkEnd w:id="12"/>
    </w:p>
    <w:p w:rsidR="009D7F5A" w:rsidRPr="009D7F5A" w:rsidRDefault="009D7F5A" w:rsidP="009D7F5A"/>
    <w:p w:rsidR="006B2DEE" w:rsidRDefault="006B2DEE" w:rsidP="006B2DEE">
      <w:pPr>
        <w:pStyle w:val="Heading2"/>
        <w:tabs>
          <w:tab w:val="clear" w:pos="4320"/>
        </w:tabs>
      </w:pPr>
      <w:bookmarkStart w:id="13" w:name="_Toc452262288"/>
      <w:bookmarkStart w:id="14" w:name="_Toc387231890"/>
      <w:r>
        <w:t>Purpose</w:t>
      </w:r>
      <w:bookmarkEnd w:id="13"/>
      <w:bookmarkEnd w:id="14"/>
    </w:p>
    <w:p w:rsidR="006B2DEE" w:rsidRDefault="006B2DEE" w:rsidP="006B2DEE">
      <w:pPr>
        <w:pStyle w:val="BodyText"/>
      </w:pPr>
      <w:r>
        <w:t xml:space="preserve">The purpose of the </w:t>
      </w:r>
      <w:r>
        <w:rPr>
          <w:b/>
        </w:rPr>
        <w:t>Business Data Structures</w:t>
      </w:r>
      <w:r>
        <w:t xml:space="preserve"> document is to describe the key business structural elements that affect subsequent set up of the applications.  This work product is used to assist in the development of application setups.  It includes:</w:t>
      </w:r>
    </w:p>
    <w:p w:rsidR="006B2DEE" w:rsidRDefault="006B2DEE" w:rsidP="006B2DEE">
      <w:pPr>
        <w:pStyle w:val="Bullet"/>
        <w:tabs>
          <w:tab w:val="clear" w:pos="4320"/>
        </w:tabs>
      </w:pPr>
      <w:r>
        <w:t>definition of key application structures such as organizational roll-ups and relationships</w:t>
      </w:r>
    </w:p>
    <w:p w:rsidR="006B2DEE" w:rsidRDefault="006B2DEE" w:rsidP="006B2DEE">
      <w:pPr>
        <w:pStyle w:val="Bullet"/>
        <w:tabs>
          <w:tab w:val="clear" w:pos="4320"/>
        </w:tabs>
      </w:pPr>
      <w:r>
        <w:t>definitions of key application structures to support organization views for access to data, financial and fiscal authorities, and inventory and revenue accounting organization</w:t>
      </w:r>
    </w:p>
    <w:p w:rsidR="006B2DEE" w:rsidRDefault="006B2DEE" w:rsidP="006B2DEE">
      <w:pPr>
        <w:pStyle w:val="Heading2"/>
        <w:tabs>
          <w:tab w:val="clear" w:pos="4320"/>
        </w:tabs>
      </w:pPr>
      <w:bookmarkStart w:id="15" w:name="_Toc452262289"/>
      <w:bookmarkStart w:id="16" w:name="_Toc387231891"/>
      <w:r>
        <w:t>Scope</w:t>
      </w:r>
      <w:bookmarkEnd w:id="15"/>
      <w:bookmarkEnd w:id="16"/>
    </w:p>
    <w:p w:rsidR="006B2DEE" w:rsidRDefault="006B2DEE" w:rsidP="006B2DEE">
      <w:pPr>
        <w:pStyle w:val="BodyText"/>
      </w:pPr>
      <w:r>
        <w:t xml:space="preserve">The </w:t>
      </w:r>
      <w:r>
        <w:rPr>
          <w:rStyle w:val="HighlightedVariable"/>
        </w:rPr>
        <w:t>&lt;Project Name&gt;</w:t>
      </w:r>
      <w:r>
        <w:t xml:space="preserve"> </w:t>
      </w:r>
      <w:proofErr w:type="gramStart"/>
      <w:r>
        <w:t>project Business Data Structures provide</w:t>
      </w:r>
      <w:proofErr w:type="gramEnd"/>
      <w:r>
        <w:t xml:space="preserve"> services to support the following key business functions:</w:t>
      </w:r>
    </w:p>
    <w:p w:rsidR="006B2DEE" w:rsidRDefault="006B2DEE" w:rsidP="00C77140">
      <w:pPr>
        <w:pStyle w:val="Note"/>
      </w:pPr>
      <w:r>
        <w:t xml:space="preserve">Customize this list to indicate the scope of the users of the new system.  </w:t>
      </w:r>
      <w:r>
        <w:br/>
      </w:r>
      <w:r>
        <w:br/>
        <w:t>Define business functions at a very high-level, as these are described in the project at a detailed level elsewhere.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11"/>
        <w:gridCol w:w="1353"/>
        <w:gridCol w:w="3907"/>
      </w:tblGrid>
      <w:tr w:rsidR="006B2DEE" w:rsidTr="00DF33DE">
        <w:trPr>
          <w:cantSplit/>
          <w:tblHeader/>
        </w:trPr>
        <w:tc>
          <w:tcPr>
            <w:tcW w:w="2411" w:type="dxa"/>
            <w:tcBorders>
              <w:top w:val="single" w:sz="12" w:space="0" w:color="000000"/>
              <w:bottom w:val="single" w:sz="6" w:space="0" w:color="000000"/>
              <w:right w:val="nil"/>
            </w:tcBorders>
            <w:shd w:val="clear" w:color="000000" w:fill="E6E6E6"/>
          </w:tcPr>
          <w:p w:rsidR="006B2DEE" w:rsidRDefault="006B2DEE" w:rsidP="00DF33DE">
            <w:pPr>
              <w:pStyle w:val="TableHeading"/>
            </w:pPr>
            <w:r>
              <w:t>Business Organization</w:t>
            </w:r>
          </w:p>
        </w:tc>
        <w:tc>
          <w:tcPr>
            <w:tcW w:w="1353"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Geography</w:t>
            </w:r>
          </w:p>
        </w:tc>
        <w:tc>
          <w:tcPr>
            <w:tcW w:w="3907" w:type="dxa"/>
            <w:tcBorders>
              <w:top w:val="single" w:sz="12" w:space="0" w:color="000000"/>
              <w:left w:val="nil"/>
              <w:bottom w:val="single" w:sz="6" w:space="0" w:color="000000"/>
            </w:tcBorders>
            <w:shd w:val="clear" w:color="000000" w:fill="E6E6E6"/>
          </w:tcPr>
          <w:p w:rsidR="006B2DEE" w:rsidRDefault="006B2DEE" w:rsidP="00DF33DE">
            <w:pPr>
              <w:pStyle w:val="TableHeading"/>
            </w:pPr>
            <w:r>
              <w:t>Business Functions</w:t>
            </w:r>
          </w:p>
        </w:tc>
      </w:tr>
      <w:tr w:rsidR="006B2DEE" w:rsidTr="00DF33DE">
        <w:trPr>
          <w:cantSplit/>
        </w:trPr>
        <w:tc>
          <w:tcPr>
            <w:tcW w:w="2411" w:type="dxa"/>
            <w:tcBorders>
              <w:top w:val="single" w:sz="6" w:space="0" w:color="000000"/>
            </w:tcBorders>
            <w:shd w:val="clear" w:color="000000" w:fill="FFFFFF"/>
          </w:tcPr>
          <w:p w:rsidR="006B2DEE" w:rsidRDefault="006B2DEE" w:rsidP="00DF33DE">
            <w:pPr>
              <w:pStyle w:val="TableText"/>
            </w:pPr>
            <w:r>
              <w:t>Universal Holdings</w:t>
            </w:r>
          </w:p>
        </w:tc>
        <w:tc>
          <w:tcPr>
            <w:tcW w:w="1353" w:type="dxa"/>
            <w:tcBorders>
              <w:top w:val="single" w:sz="6" w:space="0" w:color="000000"/>
            </w:tcBorders>
            <w:shd w:val="clear" w:color="000000" w:fill="FFFFFF"/>
          </w:tcPr>
          <w:p w:rsidR="006B2DEE" w:rsidRDefault="006B2DEE" w:rsidP="00DF33DE">
            <w:pPr>
              <w:pStyle w:val="TableText"/>
            </w:pPr>
            <w:r>
              <w:t>HQ, Ralston</w:t>
            </w:r>
          </w:p>
        </w:tc>
        <w:tc>
          <w:tcPr>
            <w:tcW w:w="3907" w:type="dxa"/>
            <w:tcBorders>
              <w:top w:val="single" w:sz="6" w:space="0" w:color="000000"/>
            </w:tcBorders>
            <w:shd w:val="clear" w:color="000000" w:fill="FFFFFF"/>
          </w:tcPr>
          <w:p w:rsidR="006B2DEE" w:rsidRDefault="006B2DEE" w:rsidP="00DF33DE">
            <w:pPr>
              <w:pStyle w:val="TableText"/>
            </w:pPr>
            <w:r>
              <w:t>Finance, Purchasing, Consolidated reporting</w:t>
            </w:r>
          </w:p>
        </w:tc>
      </w:tr>
      <w:tr w:rsidR="006B2DEE" w:rsidTr="00DF33DE">
        <w:trPr>
          <w:cantSplit/>
        </w:trPr>
        <w:tc>
          <w:tcPr>
            <w:tcW w:w="2411" w:type="dxa"/>
            <w:shd w:val="clear" w:color="000000" w:fill="FFFFFF"/>
          </w:tcPr>
          <w:p w:rsidR="006B2DEE" w:rsidRDefault="006B2DEE" w:rsidP="00DF33DE">
            <w:pPr>
              <w:pStyle w:val="TableText"/>
            </w:pPr>
            <w:r>
              <w:t>Universal Lock</w:t>
            </w:r>
          </w:p>
        </w:tc>
        <w:tc>
          <w:tcPr>
            <w:tcW w:w="1353" w:type="dxa"/>
            <w:shd w:val="clear" w:color="000000" w:fill="FFFFFF"/>
          </w:tcPr>
          <w:p w:rsidR="006B2DEE" w:rsidRDefault="006B2DEE" w:rsidP="00DF33DE">
            <w:pPr>
              <w:pStyle w:val="TableText"/>
            </w:pPr>
            <w:r>
              <w:t>Salzburg, Aus., Hamburg, Gr.,</w:t>
            </w:r>
          </w:p>
        </w:tc>
        <w:tc>
          <w:tcPr>
            <w:tcW w:w="3907" w:type="dxa"/>
            <w:shd w:val="clear" w:color="000000" w:fill="FFFFFF"/>
          </w:tcPr>
          <w:p w:rsidR="006B2DEE" w:rsidRDefault="006B2DEE" w:rsidP="00DF33DE">
            <w:pPr>
              <w:pStyle w:val="TableText"/>
            </w:pPr>
            <w:r>
              <w:t>Finance, Purchasing, Discrete Manufacturing</w:t>
            </w:r>
          </w:p>
        </w:tc>
      </w:tr>
      <w:tr w:rsidR="006B2DEE" w:rsidTr="00DF33DE">
        <w:trPr>
          <w:cantSplit/>
        </w:trPr>
        <w:tc>
          <w:tcPr>
            <w:tcW w:w="2411" w:type="dxa"/>
            <w:shd w:val="clear" w:color="000000" w:fill="FFFFFF"/>
          </w:tcPr>
          <w:p w:rsidR="006B2DEE" w:rsidRDefault="006B2DEE" w:rsidP="00DF33DE">
            <w:pPr>
              <w:pStyle w:val="TableText"/>
            </w:pPr>
            <w:r>
              <w:t>Universal Security</w:t>
            </w:r>
          </w:p>
        </w:tc>
        <w:tc>
          <w:tcPr>
            <w:tcW w:w="1353" w:type="dxa"/>
            <w:shd w:val="clear" w:color="000000" w:fill="FFFFFF"/>
          </w:tcPr>
          <w:p w:rsidR="006B2DEE" w:rsidRDefault="006B2DEE" w:rsidP="00DF33DE">
            <w:pPr>
              <w:pStyle w:val="TableText"/>
            </w:pPr>
            <w:r>
              <w:t>Toronto, Can.</w:t>
            </w:r>
          </w:p>
        </w:tc>
        <w:tc>
          <w:tcPr>
            <w:tcW w:w="3907" w:type="dxa"/>
            <w:shd w:val="clear" w:color="000000" w:fill="FFFFFF"/>
          </w:tcPr>
          <w:p w:rsidR="006B2DEE" w:rsidRDefault="006B2DEE" w:rsidP="00DF33DE">
            <w:pPr>
              <w:pStyle w:val="TableText"/>
            </w:pPr>
            <w:r>
              <w:t>Finance, Call Center</w:t>
            </w:r>
          </w:p>
        </w:tc>
      </w:tr>
      <w:tr w:rsidR="006B2DEE" w:rsidTr="00DF33DE">
        <w:trPr>
          <w:cantSplit/>
        </w:trPr>
        <w:tc>
          <w:tcPr>
            <w:tcW w:w="2411" w:type="dxa"/>
            <w:shd w:val="clear" w:color="000000" w:fill="FFFFFF"/>
          </w:tcPr>
          <w:p w:rsidR="006B2DEE" w:rsidRDefault="006B2DEE" w:rsidP="00DF33DE">
            <w:pPr>
              <w:pStyle w:val="TableText"/>
            </w:pPr>
          </w:p>
        </w:tc>
        <w:tc>
          <w:tcPr>
            <w:tcW w:w="1353" w:type="dxa"/>
            <w:shd w:val="clear" w:color="000000" w:fill="FFFFFF"/>
          </w:tcPr>
          <w:p w:rsidR="006B2DEE" w:rsidRDefault="006B2DEE" w:rsidP="00DF33DE">
            <w:pPr>
              <w:pStyle w:val="TableText"/>
            </w:pPr>
          </w:p>
        </w:tc>
        <w:tc>
          <w:tcPr>
            <w:tcW w:w="3907" w:type="dxa"/>
            <w:shd w:val="clear" w:color="000000" w:fill="FFFFFF"/>
          </w:tcPr>
          <w:p w:rsidR="006B2DEE" w:rsidRDefault="006B2DEE" w:rsidP="00DF33DE">
            <w:pPr>
              <w:pStyle w:val="TableText"/>
            </w:pPr>
          </w:p>
        </w:tc>
      </w:tr>
      <w:tr w:rsidR="006B2DEE" w:rsidTr="00DF33DE">
        <w:trPr>
          <w:cantSplit/>
        </w:trPr>
        <w:tc>
          <w:tcPr>
            <w:tcW w:w="2411" w:type="dxa"/>
            <w:shd w:val="clear" w:color="000000" w:fill="FFFFFF"/>
          </w:tcPr>
          <w:p w:rsidR="006B2DEE" w:rsidRDefault="006B2DEE" w:rsidP="00DF33DE">
            <w:pPr>
              <w:pStyle w:val="TableText"/>
            </w:pPr>
          </w:p>
        </w:tc>
        <w:tc>
          <w:tcPr>
            <w:tcW w:w="1353" w:type="dxa"/>
            <w:shd w:val="clear" w:color="000000" w:fill="FFFFFF"/>
          </w:tcPr>
          <w:p w:rsidR="006B2DEE" w:rsidRDefault="006B2DEE" w:rsidP="00DF33DE">
            <w:pPr>
              <w:pStyle w:val="TableText"/>
            </w:pPr>
          </w:p>
        </w:tc>
        <w:tc>
          <w:tcPr>
            <w:tcW w:w="3907" w:type="dxa"/>
            <w:shd w:val="clear" w:color="000000" w:fill="FFFFFF"/>
          </w:tcPr>
          <w:p w:rsidR="006B2DEE" w:rsidRDefault="006B2DEE" w:rsidP="00DF33DE">
            <w:pPr>
              <w:pStyle w:val="TableText"/>
            </w:pPr>
          </w:p>
        </w:tc>
      </w:tr>
    </w:tbl>
    <w:p w:rsidR="006B2DEE" w:rsidRDefault="006B2DEE" w:rsidP="00A50049">
      <w:pPr>
        <w:pStyle w:val="Heading1"/>
      </w:pPr>
      <w:bookmarkStart w:id="17" w:name="_Toc387231892"/>
      <w:r>
        <w:lastRenderedPageBreak/>
        <w:t>Business Data Structures</w:t>
      </w:r>
      <w:bookmarkEnd w:id="17"/>
    </w:p>
    <w:p w:rsidR="006B2DEE" w:rsidRDefault="006B2DEE" w:rsidP="006B2DEE">
      <w:pPr>
        <w:pStyle w:val="BodyText"/>
      </w:pPr>
      <w:r>
        <w:t xml:space="preserve">The following diagram shows the organizational hierarchy for the integrated finance, distribution, and manufacturing operations of </w:t>
      </w:r>
      <w:r>
        <w:rPr>
          <w:rStyle w:val="HighlightedVariable"/>
        </w:rPr>
        <w:t>&lt;Company Short Name&gt;</w:t>
      </w:r>
      <w:r>
        <w:t xml:space="preserve"> when implemented in the applications.</w:t>
      </w:r>
    </w:p>
    <w:p w:rsidR="006B2DEE" w:rsidRDefault="009D7F5A" w:rsidP="006B2DEE">
      <w:pPr>
        <w:jc w:val="center"/>
      </w:pPr>
      <w:r w:rsidRPr="009D7F5A">
        <w:rPr>
          <w:noProof/>
          <w:lang w:eastAsia="en-US"/>
        </w:rPr>
        <w:drawing>
          <wp:inline distT="0" distB="0" distL="0" distR="0">
            <wp:extent cx="4953000" cy="37528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4953000" cy="3752850"/>
                    </a:xfrm>
                    <a:prstGeom prst="rect">
                      <a:avLst/>
                    </a:prstGeom>
                    <a:noFill/>
                    <a:ln w="9525">
                      <a:noFill/>
                      <a:miter lim="800000"/>
                      <a:headEnd/>
                      <a:tailEnd/>
                    </a:ln>
                  </pic:spPr>
                </pic:pic>
              </a:graphicData>
            </a:graphic>
          </wp:inline>
        </w:drawing>
      </w:r>
    </w:p>
    <w:p w:rsidR="006B2DEE" w:rsidRDefault="006B2DEE" w:rsidP="006B2DEE">
      <w:pPr>
        <w:pStyle w:val="Heading8"/>
      </w:pPr>
      <w:r>
        <w:t>Key Points of the Organizational Hierarchy</w:t>
      </w:r>
    </w:p>
    <w:p w:rsidR="006B2DEE" w:rsidRDefault="006B2DEE" w:rsidP="00C77140">
      <w:pPr>
        <w:pStyle w:val="Note"/>
      </w:pPr>
      <w:r>
        <w:t>Enter key elements of organizational hierarchy.</w:t>
      </w:r>
    </w:p>
    <w:p w:rsidR="006B2DEE" w:rsidRDefault="006B2DEE" w:rsidP="006B2DEE">
      <w:pPr>
        <w:pStyle w:val="Bullet"/>
        <w:tabs>
          <w:tab w:val="clear" w:pos="4320"/>
        </w:tabs>
      </w:pPr>
    </w:p>
    <w:p w:rsidR="006B2DEE" w:rsidRDefault="006B2DEE" w:rsidP="006B2DEE">
      <w:pPr>
        <w:pStyle w:val="Bullet"/>
        <w:tabs>
          <w:tab w:val="clear" w:pos="4320"/>
        </w:tabs>
      </w:pPr>
    </w:p>
    <w:p w:rsidR="006B2DEE" w:rsidRDefault="006B2DEE" w:rsidP="006B2DEE">
      <w:pPr>
        <w:pStyle w:val="Bullet"/>
        <w:tabs>
          <w:tab w:val="clear" w:pos="4320"/>
        </w:tabs>
      </w:pPr>
    </w:p>
    <w:p w:rsidR="006B2DEE" w:rsidRDefault="006B2DEE" w:rsidP="006B2DEE">
      <w:pPr>
        <w:pStyle w:val="Heading8"/>
      </w:pPr>
      <w:r>
        <w:t>Multi-Org configuration</w:t>
      </w:r>
    </w:p>
    <w:p w:rsidR="006B2DEE" w:rsidRDefault="006B2DEE" w:rsidP="00C77140">
      <w:pPr>
        <w:pStyle w:val="Note"/>
      </w:pPr>
      <w:r>
        <w:t xml:space="preserve">This area relates to the configuration of the system’s multi-org capabilities.  It is critically important that a great deal of care and experience contribute to this aspect of the architecture design.  </w:t>
      </w:r>
      <w:r>
        <w:br/>
      </w:r>
      <w:r>
        <w:br/>
        <w:t>If you require additional information on architecting multi-org for your enterprise, please contact Oracle Support or an experienced Oracle implementation consulting resource.</w:t>
      </w:r>
    </w:p>
    <w:p w:rsidR="006B2DEE" w:rsidRDefault="006B2DEE" w:rsidP="006B2DEE">
      <w:pPr>
        <w:pStyle w:val="BodyText"/>
      </w:pPr>
      <w:r>
        <w:t>The system’s multi-org capability will be configured as follows:</w:t>
      </w:r>
    </w:p>
    <w:p w:rsidR="006B2DEE" w:rsidRDefault="006B2DEE" w:rsidP="00C77140">
      <w:pPr>
        <w:pStyle w:val="Note"/>
      </w:pPr>
      <w:r>
        <w:t>Enter configuration information.</w:t>
      </w:r>
    </w:p>
    <w:p w:rsidR="006B2DEE" w:rsidRDefault="006B2DEE" w:rsidP="006B2DEE">
      <w:pPr>
        <w:pStyle w:val="Bullet"/>
        <w:tabs>
          <w:tab w:val="clear" w:pos="4320"/>
        </w:tabs>
      </w:pPr>
    </w:p>
    <w:p w:rsidR="006B2DEE" w:rsidRDefault="006B2DEE" w:rsidP="006B2DEE">
      <w:pPr>
        <w:pStyle w:val="Bullet"/>
        <w:tabs>
          <w:tab w:val="clear" w:pos="4320"/>
        </w:tabs>
      </w:pPr>
    </w:p>
    <w:p w:rsidR="006B2DEE" w:rsidRDefault="006B2DEE" w:rsidP="006B2DEE">
      <w:pPr>
        <w:pStyle w:val="Bullet"/>
        <w:tabs>
          <w:tab w:val="clear" w:pos="4320"/>
        </w:tabs>
      </w:pPr>
    </w:p>
    <w:p w:rsidR="006B2DEE" w:rsidRDefault="006B2DEE" w:rsidP="006B2DEE">
      <w:pPr>
        <w:pStyle w:val="BodyText"/>
      </w:pPr>
    </w:p>
    <w:p w:rsidR="006B2DEE" w:rsidRDefault="006B2DEE" w:rsidP="006B2DEE">
      <w:pPr>
        <w:pStyle w:val="Heading2"/>
        <w:tabs>
          <w:tab w:val="clear" w:pos="4320"/>
        </w:tabs>
      </w:pPr>
      <w:bookmarkStart w:id="18" w:name="_Toc452262291"/>
      <w:bookmarkStart w:id="19" w:name="_Toc387231893"/>
      <w:r>
        <w:t>Sets of Books</w:t>
      </w:r>
      <w:bookmarkEnd w:id="1"/>
      <w:bookmarkEnd w:id="18"/>
      <w:bookmarkEnd w:id="19"/>
    </w:p>
    <w:p w:rsidR="006B2DEE" w:rsidRDefault="006B2DEE" w:rsidP="006B2DEE">
      <w:pPr>
        <w:pStyle w:val="BodyText"/>
      </w:pPr>
      <w:r>
        <w:t xml:space="preserve">The most important setup parameter within General Ledger and other applications that process financial transactions in some way is the Set of Books.  This setup parameter is defined as the combination </w:t>
      </w:r>
      <w:proofErr w:type="gramStart"/>
      <w:r>
        <w:t>of :</w:t>
      </w:r>
      <w:proofErr w:type="gramEnd"/>
    </w:p>
    <w:p w:rsidR="006B2DEE" w:rsidRDefault="006B2DEE" w:rsidP="006B2DEE">
      <w:pPr>
        <w:pStyle w:val="Bullet"/>
        <w:tabs>
          <w:tab w:val="clear" w:pos="4320"/>
        </w:tabs>
      </w:pPr>
      <w:r>
        <w:t>Chart of Accounts structure</w:t>
      </w:r>
    </w:p>
    <w:p w:rsidR="006B2DEE" w:rsidRDefault="006B2DEE" w:rsidP="006B2DEE">
      <w:pPr>
        <w:pStyle w:val="Bullet"/>
        <w:tabs>
          <w:tab w:val="clear" w:pos="4320"/>
        </w:tabs>
      </w:pPr>
      <w:r>
        <w:t>Functional Currency</w:t>
      </w:r>
    </w:p>
    <w:p w:rsidR="006B2DEE" w:rsidRDefault="006B2DEE" w:rsidP="006B2DEE">
      <w:pPr>
        <w:pStyle w:val="Bullet"/>
        <w:tabs>
          <w:tab w:val="clear" w:pos="4320"/>
        </w:tabs>
      </w:pPr>
      <w:r>
        <w:t>Accounting Calendar</w:t>
      </w:r>
    </w:p>
    <w:p w:rsidR="006B2DEE" w:rsidRDefault="006B2DEE" w:rsidP="006B2DEE">
      <w:pPr>
        <w:pStyle w:val="BodyText"/>
      </w:pPr>
      <w:r>
        <w:t xml:space="preserve">The financial and operating structure information gathered during the Business Requirements process and information about </w:t>
      </w:r>
      <w:r>
        <w:rPr>
          <w:rStyle w:val="HighlightedVariable"/>
        </w:rPr>
        <w:t>&lt;Company Short Name&gt;</w:t>
      </w:r>
      <w:r>
        <w:t xml:space="preserve">‘s business processes is analyzed to map out the Sets of Books needed.  The following table maps the organizations in </w:t>
      </w:r>
      <w:r>
        <w:rPr>
          <w:rStyle w:val="HighlightedVariable"/>
        </w:rPr>
        <w:t>&lt;Company Short Name&gt;</w:t>
      </w:r>
      <w:r>
        <w:t>‘s business to the sets of books within which they will process financial transactions.</w:t>
      </w:r>
    </w:p>
    <w:p w:rsidR="006B2DEE" w:rsidRDefault="006B2DEE" w:rsidP="006B2DE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78"/>
        <w:gridCol w:w="1080"/>
        <w:gridCol w:w="990"/>
        <w:gridCol w:w="1080"/>
        <w:gridCol w:w="1530"/>
        <w:gridCol w:w="1169"/>
      </w:tblGrid>
      <w:tr w:rsidR="006B2DEE" w:rsidTr="00DF33DE">
        <w:trPr>
          <w:tblHeader/>
        </w:trPr>
        <w:tc>
          <w:tcPr>
            <w:tcW w:w="1678" w:type="dxa"/>
            <w:tcBorders>
              <w:top w:val="single" w:sz="12" w:space="0" w:color="000000"/>
              <w:bottom w:val="single" w:sz="6" w:space="0" w:color="000000"/>
              <w:right w:val="nil"/>
            </w:tcBorders>
            <w:shd w:val="clear" w:color="000000" w:fill="E6E6E6"/>
          </w:tcPr>
          <w:p w:rsidR="006B2DEE" w:rsidRDefault="006B2DEE" w:rsidP="00DF33DE">
            <w:pPr>
              <w:pStyle w:val="TableHeading"/>
            </w:pPr>
            <w:r>
              <w:t>Organization</w:t>
            </w:r>
          </w:p>
        </w:tc>
        <w:tc>
          <w:tcPr>
            <w:tcW w:w="1080"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Function</w:t>
            </w:r>
          </w:p>
        </w:tc>
        <w:tc>
          <w:tcPr>
            <w:tcW w:w="990"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 xml:space="preserve">Functional Currency </w:t>
            </w:r>
          </w:p>
        </w:tc>
        <w:tc>
          <w:tcPr>
            <w:tcW w:w="1080"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Chart of Accounts</w:t>
            </w:r>
          </w:p>
        </w:tc>
        <w:tc>
          <w:tcPr>
            <w:tcW w:w="1530"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Accounting Calendar</w:t>
            </w:r>
          </w:p>
        </w:tc>
        <w:tc>
          <w:tcPr>
            <w:tcW w:w="1169" w:type="dxa"/>
            <w:tcBorders>
              <w:top w:val="single" w:sz="12" w:space="0" w:color="000000"/>
              <w:left w:val="nil"/>
              <w:bottom w:val="single" w:sz="6" w:space="0" w:color="000000"/>
            </w:tcBorders>
            <w:shd w:val="clear" w:color="000000" w:fill="E6E6E6"/>
          </w:tcPr>
          <w:p w:rsidR="006B2DEE" w:rsidRDefault="006B2DEE" w:rsidP="00DF33DE">
            <w:pPr>
              <w:pStyle w:val="TableHeading"/>
            </w:pPr>
            <w:r>
              <w:t>Set of Books</w:t>
            </w:r>
          </w:p>
        </w:tc>
      </w:tr>
      <w:tr w:rsidR="006B2DEE" w:rsidTr="00DF33DE">
        <w:tc>
          <w:tcPr>
            <w:tcW w:w="1678" w:type="dxa"/>
            <w:tcBorders>
              <w:top w:val="single" w:sz="6" w:space="0" w:color="000000"/>
            </w:tcBorders>
            <w:shd w:val="clear" w:color="000000" w:fill="FFFFFF"/>
          </w:tcPr>
          <w:p w:rsidR="006B2DEE" w:rsidRDefault="006B2DEE" w:rsidP="00DF33DE">
            <w:pPr>
              <w:pStyle w:val="TableText"/>
            </w:pPr>
            <w:r>
              <w:t>Universal</w:t>
            </w:r>
          </w:p>
        </w:tc>
        <w:tc>
          <w:tcPr>
            <w:tcW w:w="1080" w:type="dxa"/>
            <w:tcBorders>
              <w:top w:val="single" w:sz="6" w:space="0" w:color="000000"/>
            </w:tcBorders>
            <w:shd w:val="clear" w:color="000000" w:fill="FFFFFF"/>
          </w:tcPr>
          <w:p w:rsidR="006B2DEE" w:rsidRDefault="006B2DEE" w:rsidP="00DF33DE">
            <w:pPr>
              <w:pStyle w:val="TableText"/>
            </w:pPr>
            <w:r>
              <w:t>Corporate Finance</w:t>
            </w:r>
          </w:p>
        </w:tc>
        <w:tc>
          <w:tcPr>
            <w:tcW w:w="990" w:type="dxa"/>
            <w:tcBorders>
              <w:top w:val="single" w:sz="6" w:space="0" w:color="000000"/>
            </w:tcBorders>
            <w:shd w:val="clear" w:color="000000" w:fill="FFFFFF"/>
          </w:tcPr>
          <w:p w:rsidR="006B2DEE" w:rsidRDefault="006B2DEE" w:rsidP="00DF33DE">
            <w:pPr>
              <w:pStyle w:val="TableText"/>
            </w:pPr>
            <w:r>
              <w:t>USD</w:t>
            </w:r>
          </w:p>
        </w:tc>
        <w:tc>
          <w:tcPr>
            <w:tcW w:w="1080" w:type="dxa"/>
            <w:tcBorders>
              <w:top w:val="single" w:sz="6" w:space="0" w:color="000000"/>
            </w:tcBorders>
            <w:shd w:val="clear" w:color="000000" w:fill="FFFFFF"/>
          </w:tcPr>
          <w:p w:rsidR="006B2DEE" w:rsidRDefault="006B2DEE" w:rsidP="00DF33DE">
            <w:pPr>
              <w:pStyle w:val="TableText"/>
            </w:pPr>
            <w:r>
              <w:t>Corp</w:t>
            </w:r>
          </w:p>
        </w:tc>
        <w:tc>
          <w:tcPr>
            <w:tcW w:w="1530" w:type="dxa"/>
            <w:tcBorders>
              <w:top w:val="single" w:sz="6" w:space="0" w:color="000000"/>
            </w:tcBorders>
            <w:shd w:val="clear" w:color="000000" w:fill="FFFFFF"/>
          </w:tcPr>
          <w:p w:rsidR="006B2DEE" w:rsidRDefault="006B2DEE" w:rsidP="00DF33DE">
            <w:pPr>
              <w:pStyle w:val="TableText"/>
            </w:pPr>
            <w:r>
              <w:t>Corp</w:t>
            </w:r>
          </w:p>
        </w:tc>
        <w:tc>
          <w:tcPr>
            <w:tcW w:w="1169" w:type="dxa"/>
            <w:tcBorders>
              <w:top w:val="single" w:sz="6" w:space="0" w:color="000000"/>
            </w:tcBorders>
            <w:shd w:val="clear" w:color="000000" w:fill="FFFFFF"/>
          </w:tcPr>
          <w:p w:rsidR="006B2DEE" w:rsidRDefault="006B2DEE" w:rsidP="00DF33DE">
            <w:pPr>
              <w:pStyle w:val="TableText"/>
            </w:pPr>
            <w:r>
              <w:t>Corp</w:t>
            </w:r>
          </w:p>
        </w:tc>
      </w:tr>
      <w:tr w:rsidR="006B2DEE" w:rsidTr="00DF33DE">
        <w:tc>
          <w:tcPr>
            <w:tcW w:w="1678" w:type="dxa"/>
            <w:shd w:val="clear" w:color="000000" w:fill="FFFFFF"/>
          </w:tcPr>
          <w:p w:rsidR="006B2DEE" w:rsidRDefault="006B2DEE" w:rsidP="00DF33DE">
            <w:pPr>
              <w:pStyle w:val="TableText"/>
            </w:pPr>
          </w:p>
        </w:tc>
        <w:tc>
          <w:tcPr>
            <w:tcW w:w="1080" w:type="dxa"/>
            <w:shd w:val="clear" w:color="000000" w:fill="FFFFFF"/>
          </w:tcPr>
          <w:p w:rsidR="006B2DEE" w:rsidRDefault="006B2DEE" w:rsidP="00DF33DE">
            <w:pPr>
              <w:pStyle w:val="TableText"/>
            </w:pPr>
          </w:p>
        </w:tc>
        <w:tc>
          <w:tcPr>
            <w:tcW w:w="990" w:type="dxa"/>
            <w:shd w:val="clear" w:color="000000" w:fill="FFFFFF"/>
          </w:tcPr>
          <w:p w:rsidR="006B2DEE" w:rsidRDefault="006B2DEE" w:rsidP="00DF33DE">
            <w:pPr>
              <w:pStyle w:val="TableText"/>
            </w:pPr>
          </w:p>
        </w:tc>
        <w:tc>
          <w:tcPr>
            <w:tcW w:w="1080" w:type="dxa"/>
            <w:shd w:val="clear" w:color="000000" w:fill="FFFFFF"/>
          </w:tcPr>
          <w:p w:rsidR="006B2DEE" w:rsidRDefault="006B2DEE" w:rsidP="00DF33DE">
            <w:pPr>
              <w:pStyle w:val="TableText"/>
            </w:pPr>
          </w:p>
        </w:tc>
        <w:tc>
          <w:tcPr>
            <w:tcW w:w="1530" w:type="dxa"/>
            <w:shd w:val="clear" w:color="000000" w:fill="FFFFFF"/>
          </w:tcPr>
          <w:p w:rsidR="006B2DEE" w:rsidRDefault="006B2DEE" w:rsidP="00DF33DE">
            <w:pPr>
              <w:pStyle w:val="TableText"/>
            </w:pPr>
          </w:p>
        </w:tc>
        <w:tc>
          <w:tcPr>
            <w:tcW w:w="1169" w:type="dxa"/>
            <w:shd w:val="clear" w:color="000000" w:fill="FFFFFF"/>
          </w:tcPr>
          <w:p w:rsidR="006B2DEE" w:rsidRDefault="006B2DEE" w:rsidP="00DF33DE">
            <w:pPr>
              <w:pStyle w:val="TableText"/>
            </w:pPr>
          </w:p>
        </w:tc>
      </w:tr>
      <w:tr w:rsidR="006B2DEE" w:rsidTr="00DF33DE">
        <w:tc>
          <w:tcPr>
            <w:tcW w:w="1678" w:type="dxa"/>
            <w:shd w:val="clear" w:color="000000" w:fill="FFFFFF"/>
          </w:tcPr>
          <w:p w:rsidR="006B2DEE" w:rsidRDefault="006B2DEE" w:rsidP="00DF33DE">
            <w:pPr>
              <w:pStyle w:val="TableText"/>
            </w:pPr>
          </w:p>
        </w:tc>
        <w:tc>
          <w:tcPr>
            <w:tcW w:w="1080" w:type="dxa"/>
            <w:shd w:val="clear" w:color="000000" w:fill="FFFFFF"/>
          </w:tcPr>
          <w:p w:rsidR="006B2DEE" w:rsidRDefault="006B2DEE" w:rsidP="00DF33DE">
            <w:pPr>
              <w:pStyle w:val="TableText"/>
            </w:pPr>
          </w:p>
        </w:tc>
        <w:tc>
          <w:tcPr>
            <w:tcW w:w="990" w:type="dxa"/>
            <w:shd w:val="clear" w:color="000000" w:fill="FFFFFF"/>
          </w:tcPr>
          <w:p w:rsidR="006B2DEE" w:rsidRDefault="006B2DEE" w:rsidP="00DF33DE">
            <w:pPr>
              <w:pStyle w:val="TableText"/>
            </w:pPr>
          </w:p>
        </w:tc>
        <w:tc>
          <w:tcPr>
            <w:tcW w:w="1080" w:type="dxa"/>
            <w:shd w:val="clear" w:color="000000" w:fill="FFFFFF"/>
          </w:tcPr>
          <w:p w:rsidR="006B2DEE" w:rsidRDefault="006B2DEE" w:rsidP="00DF33DE">
            <w:pPr>
              <w:pStyle w:val="TableText"/>
            </w:pPr>
          </w:p>
        </w:tc>
        <w:tc>
          <w:tcPr>
            <w:tcW w:w="1530" w:type="dxa"/>
            <w:shd w:val="clear" w:color="000000" w:fill="FFFFFF"/>
          </w:tcPr>
          <w:p w:rsidR="006B2DEE" w:rsidRDefault="006B2DEE" w:rsidP="00DF33DE">
            <w:pPr>
              <w:pStyle w:val="TableText"/>
            </w:pPr>
          </w:p>
        </w:tc>
        <w:tc>
          <w:tcPr>
            <w:tcW w:w="1169" w:type="dxa"/>
            <w:shd w:val="clear" w:color="000000" w:fill="FFFFFF"/>
          </w:tcPr>
          <w:p w:rsidR="006B2DEE" w:rsidRDefault="006B2DEE" w:rsidP="00DF33DE">
            <w:pPr>
              <w:pStyle w:val="TableText"/>
            </w:pPr>
          </w:p>
        </w:tc>
      </w:tr>
    </w:tbl>
    <w:p w:rsidR="006B2DEE" w:rsidRDefault="006B2DEE" w:rsidP="006B2DEE">
      <w:pPr>
        <w:pStyle w:val="BodyText"/>
      </w:pPr>
      <w:bookmarkStart w:id="20" w:name="_Toc320425140"/>
      <w:bookmarkStart w:id="21" w:name="_Toc355579353"/>
    </w:p>
    <w:p w:rsidR="006B2DEE" w:rsidRDefault="006B2DEE" w:rsidP="006B2DEE">
      <w:pPr>
        <w:pStyle w:val="Heading3"/>
        <w:tabs>
          <w:tab w:val="clear" w:pos="4320"/>
        </w:tabs>
      </w:pPr>
      <w:r>
        <w:t>Sets of Books Listing</w:t>
      </w:r>
      <w:bookmarkEnd w:id="20"/>
      <w:bookmarkEnd w:id="21"/>
    </w:p>
    <w:p w:rsidR="006B2DEE" w:rsidRDefault="006B2DEE" w:rsidP="006B2DEE">
      <w:pPr>
        <w:pStyle w:val="BodyText"/>
      </w:pPr>
      <w:r>
        <w:t xml:space="preserve">The following table lists the distinct sets of books needed to support the financial organizations in </w:t>
      </w:r>
      <w:r>
        <w:rPr>
          <w:rStyle w:val="HighlightedVariable"/>
        </w:rPr>
        <w:t>&lt;Company Short Name&gt;</w:t>
      </w:r>
      <w:r>
        <w:t>’s business.</w:t>
      </w:r>
    </w:p>
    <w:p w:rsidR="006B2DEE" w:rsidRDefault="006B2DEE" w:rsidP="006B2DE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78"/>
        <w:gridCol w:w="1006"/>
        <w:gridCol w:w="1424"/>
        <w:gridCol w:w="1080"/>
        <w:gridCol w:w="1260"/>
        <w:gridCol w:w="1079"/>
      </w:tblGrid>
      <w:tr w:rsidR="006B2DEE" w:rsidTr="00DF33DE">
        <w:trPr>
          <w:tblHeader/>
        </w:trPr>
        <w:tc>
          <w:tcPr>
            <w:tcW w:w="1678" w:type="dxa"/>
            <w:tcBorders>
              <w:top w:val="single" w:sz="12" w:space="0" w:color="000000"/>
              <w:bottom w:val="single" w:sz="6" w:space="0" w:color="000000"/>
              <w:right w:val="nil"/>
            </w:tcBorders>
            <w:shd w:val="clear" w:color="000000" w:fill="E6E6E6"/>
          </w:tcPr>
          <w:p w:rsidR="006B2DEE" w:rsidRDefault="006B2DEE" w:rsidP="00DF33DE">
            <w:pPr>
              <w:pStyle w:val="TableHeading"/>
            </w:pPr>
            <w:r>
              <w:t>Set of Books</w:t>
            </w:r>
          </w:p>
        </w:tc>
        <w:tc>
          <w:tcPr>
            <w:tcW w:w="1006"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proofErr w:type="spellStart"/>
            <w:r>
              <w:t>Abbr</w:t>
            </w:r>
            <w:proofErr w:type="spellEnd"/>
            <w:r>
              <w:t xml:space="preserve"> or Code</w:t>
            </w:r>
          </w:p>
        </w:tc>
        <w:tc>
          <w:tcPr>
            <w:tcW w:w="1424"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Type</w:t>
            </w:r>
          </w:p>
        </w:tc>
        <w:tc>
          <w:tcPr>
            <w:tcW w:w="1080"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 xml:space="preserve">Functional Currency </w:t>
            </w:r>
          </w:p>
        </w:tc>
        <w:tc>
          <w:tcPr>
            <w:tcW w:w="1260"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Chart of Accounts</w:t>
            </w:r>
          </w:p>
        </w:tc>
        <w:tc>
          <w:tcPr>
            <w:tcW w:w="1079" w:type="dxa"/>
            <w:tcBorders>
              <w:top w:val="single" w:sz="12" w:space="0" w:color="000000"/>
              <w:left w:val="nil"/>
              <w:bottom w:val="single" w:sz="6" w:space="0" w:color="000000"/>
            </w:tcBorders>
            <w:shd w:val="clear" w:color="000000" w:fill="E6E6E6"/>
          </w:tcPr>
          <w:p w:rsidR="006B2DEE" w:rsidRDefault="006B2DEE" w:rsidP="00DF33DE">
            <w:pPr>
              <w:pStyle w:val="TableHeading"/>
            </w:pPr>
            <w:r>
              <w:t>Accounting Calendar</w:t>
            </w:r>
          </w:p>
        </w:tc>
      </w:tr>
      <w:tr w:rsidR="006B2DEE" w:rsidTr="00DF33DE">
        <w:tc>
          <w:tcPr>
            <w:tcW w:w="1678" w:type="dxa"/>
            <w:tcBorders>
              <w:top w:val="single" w:sz="6" w:space="0" w:color="000000"/>
            </w:tcBorders>
            <w:shd w:val="clear" w:color="000000" w:fill="FFFFFF"/>
          </w:tcPr>
          <w:p w:rsidR="006B2DEE" w:rsidRDefault="006B2DEE" w:rsidP="00DF33DE">
            <w:pPr>
              <w:pStyle w:val="TableText"/>
            </w:pPr>
            <w:r>
              <w:t>Universal Cons</w:t>
            </w:r>
          </w:p>
        </w:tc>
        <w:tc>
          <w:tcPr>
            <w:tcW w:w="1006" w:type="dxa"/>
            <w:tcBorders>
              <w:top w:val="single" w:sz="6" w:space="0" w:color="000000"/>
            </w:tcBorders>
            <w:shd w:val="clear" w:color="000000" w:fill="FFFFFF"/>
          </w:tcPr>
          <w:p w:rsidR="006B2DEE" w:rsidRDefault="006B2DEE" w:rsidP="00DF33DE">
            <w:pPr>
              <w:pStyle w:val="TableText"/>
            </w:pPr>
            <w:r>
              <w:t>CCONS</w:t>
            </w:r>
          </w:p>
        </w:tc>
        <w:tc>
          <w:tcPr>
            <w:tcW w:w="1424" w:type="dxa"/>
            <w:tcBorders>
              <w:top w:val="single" w:sz="6" w:space="0" w:color="000000"/>
            </w:tcBorders>
            <w:shd w:val="clear" w:color="000000" w:fill="FFFFFF"/>
          </w:tcPr>
          <w:p w:rsidR="006B2DEE" w:rsidRDefault="006B2DEE" w:rsidP="00DF33DE">
            <w:pPr>
              <w:pStyle w:val="TableText"/>
            </w:pPr>
            <w:r>
              <w:t>Consolidation</w:t>
            </w:r>
          </w:p>
        </w:tc>
        <w:tc>
          <w:tcPr>
            <w:tcW w:w="1080" w:type="dxa"/>
            <w:tcBorders>
              <w:top w:val="single" w:sz="6" w:space="0" w:color="000000"/>
            </w:tcBorders>
            <w:shd w:val="clear" w:color="000000" w:fill="FFFFFF"/>
          </w:tcPr>
          <w:p w:rsidR="006B2DEE" w:rsidRDefault="006B2DEE" w:rsidP="00DF33DE">
            <w:pPr>
              <w:pStyle w:val="TableText"/>
            </w:pPr>
            <w:r>
              <w:t>USD</w:t>
            </w:r>
          </w:p>
        </w:tc>
        <w:tc>
          <w:tcPr>
            <w:tcW w:w="1260" w:type="dxa"/>
            <w:tcBorders>
              <w:top w:val="single" w:sz="6" w:space="0" w:color="000000"/>
            </w:tcBorders>
            <w:shd w:val="clear" w:color="000000" w:fill="FFFFFF"/>
          </w:tcPr>
          <w:p w:rsidR="006B2DEE" w:rsidRDefault="006B2DEE" w:rsidP="00DF33DE">
            <w:pPr>
              <w:pStyle w:val="TableText"/>
            </w:pPr>
            <w:r>
              <w:t>Corp</w:t>
            </w:r>
          </w:p>
        </w:tc>
        <w:tc>
          <w:tcPr>
            <w:tcW w:w="1079" w:type="dxa"/>
            <w:tcBorders>
              <w:top w:val="single" w:sz="6" w:space="0" w:color="000000"/>
            </w:tcBorders>
            <w:shd w:val="clear" w:color="000000" w:fill="FFFFFF"/>
          </w:tcPr>
          <w:p w:rsidR="006B2DEE" w:rsidRDefault="006B2DEE" w:rsidP="00DF33DE">
            <w:pPr>
              <w:pStyle w:val="TableText"/>
            </w:pPr>
            <w:r>
              <w:t>Corp</w:t>
            </w:r>
          </w:p>
        </w:tc>
      </w:tr>
      <w:tr w:rsidR="006B2DEE" w:rsidTr="00DF33DE">
        <w:tc>
          <w:tcPr>
            <w:tcW w:w="1678" w:type="dxa"/>
            <w:shd w:val="clear" w:color="000000" w:fill="FFFFFF"/>
          </w:tcPr>
          <w:p w:rsidR="006B2DEE" w:rsidRDefault="006B2DEE" w:rsidP="00DF33DE">
            <w:pPr>
              <w:pStyle w:val="TableText"/>
            </w:pPr>
          </w:p>
        </w:tc>
        <w:tc>
          <w:tcPr>
            <w:tcW w:w="1006" w:type="dxa"/>
            <w:shd w:val="clear" w:color="000000" w:fill="FFFFFF"/>
          </w:tcPr>
          <w:p w:rsidR="006B2DEE" w:rsidRDefault="006B2DEE" w:rsidP="00DF33DE">
            <w:pPr>
              <w:pStyle w:val="TableText"/>
            </w:pPr>
          </w:p>
        </w:tc>
        <w:tc>
          <w:tcPr>
            <w:tcW w:w="1424" w:type="dxa"/>
            <w:shd w:val="clear" w:color="000000" w:fill="FFFFFF"/>
          </w:tcPr>
          <w:p w:rsidR="006B2DEE" w:rsidRDefault="006B2DEE" w:rsidP="00DF33DE">
            <w:pPr>
              <w:pStyle w:val="TableText"/>
            </w:pPr>
          </w:p>
        </w:tc>
        <w:tc>
          <w:tcPr>
            <w:tcW w:w="1080" w:type="dxa"/>
            <w:shd w:val="clear" w:color="000000" w:fill="FFFFFF"/>
          </w:tcPr>
          <w:p w:rsidR="006B2DEE" w:rsidRDefault="006B2DEE" w:rsidP="00DF33DE">
            <w:pPr>
              <w:pStyle w:val="TableText"/>
            </w:pPr>
          </w:p>
        </w:tc>
        <w:tc>
          <w:tcPr>
            <w:tcW w:w="1260" w:type="dxa"/>
            <w:shd w:val="clear" w:color="000000" w:fill="FFFFFF"/>
          </w:tcPr>
          <w:p w:rsidR="006B2DEE" w:rsidRDefault="006B2DEE" w:rsidP="00DF33DE">
            <w:pPr>
              <w:pStyle w:val="TableText"/>
            </w:pPr>
          </w:p>
        </w:tc>
        <w:tc>
          <w:tcPr>
            <w:tcW w:w="1079" w:type="dxa"/>
            <w:shd w:val="clear" w:color="000000" w:fill="FFFFFF"/>
          </w:tcPr>
          <w:p w:rsidR="006B2DEE" w:rsidRDefault="006B2DEE" w:rsidP="00DF33DE">
            <w:pPr>
              <w:pStyle w:val="TableText"/>
            </w:pPr>
          </w:p>
        </w:tc>
      </w:tr>
      <w:tr w:rsidR="006B2DEE" w:rsidTr="00DF33DE">
        <w:tc>
          <w:tcPr>
            <w:tcW w:w="1678" w:type="dxa"/>
            <w:shd w:val="clear" w:color="000000" w:fill="FFFFFF"/>
          </w:tcPr>
          <w:p w:rsidR="006B2DEE" w:rsidRDefault="006B2DEE" w:rsidP="00DF33DE">
            <w:pPr>
              <w:pStyle w:val="TableText"/>
            </w:pPr>
          </w:p>
        </w:tc>
        <w:tc>
          <w:tcPr>
            <w:tcW w:w="1006" w:type="dxa"/>
            <w:shd w:val="clear" w:color="000000" w:fill="FFFFFF"/>
          </w:tcPr>
          <w:p w:rsidR="006B2DEE" w:rsidRDefault="006B2DEE" w:rsidP="00DF33DE">
            <w:pPr>
              <w:pStyle w:val="TableText"/>
            </w:pPr>
          </w:p>
        </w:tc>
        <w:tc>
          <w:tcPr>
            <w:tcW w:w="1424" w:type="dxa"/>
            <w:shd w:val="clear" w:color="000000" w:fill="FFFFFF"/>
          </w:tcPr>
          <w:p w:rsidR="006B2DEE" w:rsidRDefault="006B2DEE" w:rsidP="00DF33DE">
            <w:pPr>
              <w:pStyle w:val="TableText"/>
            </w:pPr>
          </w:p>
        </w:tc>
        <w:tc>
          <w:tcPr>
            <w:tcW w:w="1080" w:type="dxa"/>
            <w:shd w:val="clear" w:color="000000" w:fill="FFFFFF"/>
          </w:tcPr>
          <w:p w:rsidR="006B2DEE" w:rsidRDefault="006B2DEE" w:rsidP="00DF33DE">
            <w:pPr>
              <w:pStyle w:val="TableText"/>
            </w:pPr>
          </w:p>
        </w:tc>
        <w:tc>
          <w:tcPr>
            <w:tcW w:w="1260" w:type="dxa"/>
            <w:shd w:val="clear" w:color="000000" w:fill="FFFFFF"/>
          </w:tcPr>
          <w:p w:rsidR="006B2DEE" w:rsidRDefault="006B2DEE" w:rsidP="00DF33DE">
            <w:pPr>
              <w:pStyle w:val="TableText"/>
            </w:pPr>
          </w:p>
        </w:tc>
        <w:tc>
          <w:tcPr>
            <w:tcW w:w="1079" w:type="dxa"/>
            <w:shd w:val="clear" w:color="000000" w:fill="FFFFFF"/>
          </w:tcPr>
          <w:p w:rsidR="006B2DEE" w:rsidRDefault="006B2DEE" w:rsidP="00DF33DE">
            <w:pPr>
              <w:pStyle w:val="TableText"/>
            </w:pPr>
          </w:p>
        </w:tc>
      </w:tr>
    </w:tbl>
    <w:p w:rsidR="006B2DEE" w:rsidRDefault="006B2DEE" w:rsidP="006B2DEE">
      <w:pPr>
        <w:pStyle w:val="BodyText"/>
      </w:pPr>
      <w:bookmarkStart w:id="22" w:name="_Toc355579354"/>
      <w:bookmarkStart w:id="23" w:name="_Toc320425141"/>
    </w:p>
    <w:p w:rsidR="006B2DEE" w:rsidRDefault="006B2DEE" w:rsidP="006B2DEE">
      <w:pPr>
        <w:pStyle w:val="Heading3"/>
        <w:tabs>
          <w:tab w:val="clear" w:pos="4320"/>
        </w:tabs>
      </w:pPr>
      <w:r>
        <w:t>GL Sets of Books Structure</w:t>
      </w:r>
      <w:bookmarkEnd w:id="22"/>
    </w:p>
    <w:p w:rsidR="006B2DEE" w:rsidRDefault="006B2DEE" w:rsidP="006B2DEE">
      <w:pPr>
        <w:pStyle w:val="BodyText"/>
      </w:pPr>
      <w:r>
        <w:t>The structure of the General Ledger sets of books is show</w:t>
      </w:r>
      <w:ins w:id="24" w:author="PC Automation" w:date="1998-09-15T15:01:00Z">
        <w:r>
          <w:t>n</w:t>
        </w:r>
      </w:ins>
      <w:r>
        <w:t xml:space="preserve"> below.  The intermediate consolidation books are also shown.</w:t>
      </w:r>
    </w:p>
    <w:p w:rsidR="006B2DEE" w:rsidRDefault="006B2DEE" w:rsidP="006B2DEE">
      <w:pPr>
        <w:pStyle w:val="BodyText"/>
      </w:pPr>
      <w:r>
        <w:t>The key points about the structure are:</w:t>
      </w:r>
    </w:p>
    <w:p w:rsidR="006B2DEE" w:rsidRDefault="006B2DEE" w:rsidP="006B2DEE">
      <w:pPr>
        <w:pStyle w:val="Bullet"/>
        <w:tabs>
          <w:tab w:val="clear" w:pos="4320"/>
        </w:tabs>
      </w:pPr>
    </w:p>
    <w:p w:rsidR="006B2DEE" w:rsidRDefault="006B2DEE" w:rsidP="006B2DEE">
      <w:pPr>
        <w:pStyle w:val="Bullet"/>
        <w:tabs>
          <w:tab w:val="clear" w:pos="4320"/>
        </w:tabs>
      </w:pPr>
    </w:p>
    <w:p w:rsidR="006B2DEE" w:rsidRDefault="006B2DEE" w:rsidP="006B2DEE">
      <w:pPr>
        <w:pStyle w:val="Bullet"/>
        <w:tabs>
          <w:tab w:val="clear" w:pos="4320"/>
        </w:tabs>
      </w:pPr>
    </w:p>
    <w:p w:rsidR="006B2DEE" w:rsidRDefault="006B2DEE" w:rsidP="006B2DEE">
      <w:pPr>
        <w:pStyle w:val="BodyText"/>
      </w:pPr>
    </w:p>
    <w:p w:rsidR="006B2DEE" w:rsidRDefault="009D7F5A" w:rsidP="006B2DEE">
      <w:pPr>
        <w:jc w:val="center"/>
      </w:pPr>
      <w:r w:rsidRPr="009D7F5A">
        <w:rPr>
          <w:noProof/>
          <w:lang w:eastAsia="en-US"/>
        </w:rPr>
        <w:lastRenderedPageBreak/>
        <w:drawing>
          <wp:inline distT="0" distB="0" distL="0" distR="0">
            <wp:extent cx="4791075" cy="3295650"/>
            <wp:effectExtent l="1905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4791075" cy="3295650"/>
                    </a:xfrm>
                    <a:prstGeom prst="rect">
                      <a:avLst/>
                    </a:prstGeom>
                    <a:noFill/>
                    <a:ln w="9525">
                      <a:noFill/>
                      <a:miter lim="800000"/>
                      <a:headEnd/>
                      <a:tailEnd/>
                    </a:ln>
                  </pic:spPr>
                </pic:pic>
              </a:graphicData>
            </a:graphic>
          </wp:inline>
        </w:drawing>
      </w:r>
    </w:p>
    <w:p w:rsidR="006B2DEE" w:rsidRDefault="006B2DEE" w:rsidP="006B2DEE">
      <w:pPr>
        <w:pStyle w:val="BodyText"/>
      </w:pPr>
    </w:p>
    <w:p w:rsidR="006B2DEE" w:rsidRDefault="006B2DEE" w:rsidP="006B2DEE">
      <w:pPr>
        <w:pStyle w:val="Heading2"/>
        <w:tabs>
          <w:tab w:val="clear" w:pos="4320"/>
        </w:tabs>
      </w:pPr>
      <w:bookmarkStart w:id="25" w:name="_Toc355579355"/>
      <w:bookmarkStart w:id="26" w:name="_Toc452262292"/>
      <w:bookmarkStart w:id="27" w:name="_Toc387231894"/>
      <w:bookmarkEnd w:id="23"/>
      <w:r>
        <w:t>Inventory Organizations</w:t>
      </w:r>
      <w:bookmarkEnd w:id="25"/>
      <w:bookmarkEnd w:id="26"/>
      <w:bookmarkEnd w:id="27"/>
    </w:p>
    <w:p w:rsidR="006B2DEE" w:rsidRDefault="006B2DEE" w:rsidP="006B2DEE">
      <w:pPr>
        <w:pStyle w:val="BodyText"/>
      </w:pPr>
      <w:r>
        <w:t>The key architecture parameter that affects manufacturing applications is the inventory organization.  When you enter transactions or query data in these applications, you need to do so from within a particular inventory organization.  In general terms, an inventory organization can be thought of as a plant, warehouse, or distribution center, but there are various complex factors you need to consider when specifying the business needs of the individual organization.</w:t>
      </w:r>
    </w:p>
    <w:p w:rsidR="006B2DEE" w:rsidRDefault="006B2DEE" w:rsidP="006B2DEE">
      <w:pPr>
        <w:pStyle w:val="Heading3"/>
        <w:tabs>
          <w:tab w:val="clear" w:pos="4320"/>
        </w:tabs>
      </w:pPr>
      <w:bookmarkStart w:id="28" w:name="_Toc320425142"/>
      <w:bookmarkStart w:id="29" w:name="_Toc355579356"/>
      <w:r>
        <w:t>Inventory Organization Listing</w:t>
      </w:r>
      <w:bookmarkEnd w:id="28"/>
      <w:bookmarkEnd w:id="29"/>
    </w:p>
    <w:p w:rsidR="006B2DEE" w:rsidRDefault="006B2DEE" w:rsidP="006B2DEE">
      <w:pPr>
        <w:pStyle w:val="BodyText"/>
        <w:keepNext/>
      </w:pPr>
      <w:r>
        <w:t xml:space="preserve">The following table lists the distinct Inventory Organizations needed to support the manufacturing and distribution organizations in </w:t>
      </w:r>
      <w:r>
        <w:rPr>
          <w:rStyle w:val="HighlightedVariable"/>
        </w:rPr>
        <w:t>&lt;Company Short Name&gt;</w:t>
      </w:r>
      <w:r>
        <w:t>’s business.</w:t>
      </w:r>
    </w:p>
    <w:p w:rsidR="006B2DEE" w:rsidRDefault="006B2DEE" w:rsidP="006B2DEE">
      <w:pPr>
        <w:pStyle w:val="BodyText"/>
        <w:keepN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820"/>
        <w:gridCol w:w="938"/>
        <w:gridCol w:w="1352"/>
        <w:gridCol w:w="1178"/>
        <w:gridCol w:w="2240"/>
      </w:tblGrid>
      <w:tr w:rsidR="006B2DEE" w:rsidTr="00DF33DE">
        <w:trPr>
          <w:tblHeader/>
        </w:trPr>
        <w:tc>
          <w:tcPr>
            <w:tcW w:w="1820" w:type="dxa"/>
            <w:tcBorders>
              <w:top w:val="single" w:sz="12" w:space="0" w:color="000000"/>
              <w:bottom w:val="single" w:sz="6" w:space="0" w:color="000000"/>
              <w:right w:val="nil"/>
            </w:tcBorders>
            <w:shd w:val="clear" w:color="000000" w:fill="E6E6E6"/>
          </w:tcPr>
          <w:p w:rsidR="006B2DEE" w:rsidRDefault="006B2DEE" w:rsidP="00DF33DE">
            <w:pPr>
              <w:pStyle w:val="TableHeading"/>
              <w:keepNext/>
            </w:pPr>
            <w:r>
              <w:t>Inventory Organization</w:t>
            </w:r>
          </w:p>
        </w:tc>
        <w:tc>
          <w:tcPr>
            <w:tcW w:w="938"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keepNext/>
            </w:pPr>
            <w:proofErr w:type="spellStart"/>
            <w:r>
              <w:t>Abbr</w:t>
            </w:r>
            <w:proofErr w:type="spellEnd"/>
            <w:r>
              <w:t xml:space="preserve"> or Code</w:t>
            </w:r>
          </w:p>
        </w:tc>
        <w:tc>
          <w:tcPr>
            <w:tcW w:w="1352"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keepNext/>
            </w:pPr>
            <w:r>
              <w:t>Type</w:t>
            </w:r>
          </w:p>
        </w:tc>
        <w:tc>
          <w:tcPr>
            <w:tcW w:w="1178"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keepNext/>
            </w:pPr>
            <w:r>
              <w:t>Set of Books</w:t>
            </w:r>
          </w:p>
        </w:tc>
        <w:tc>
          <w:tcPr>
            <w:tcW w:w="2240" w:type="dxa"/>
            <w:tcBorders>
              <w:top w:val="single" w:sz="12" w:space="0" w:color="000000"/>
              <w:left w:val="nil"/>
              <w:bottom w:val="single" w:sz="6" w:space="0" w:color="000000"/>
            </w:tcBorders>
            <w:shd w:val="clear" w:color="000000" w:fill="E6E6E6"/>
          </w:tcPr>
          <w:p w:rsidR="006B2DEE" w:rsidRDefault="006B2DEE" w:rsidP="00DF33DE">
            <w:pPr>
              <w:pStyle w:val="TableHeading"/>
              <w:keepNext/>
            </w:pPr>
            <w:r>
              <w:t>Description</w:t>
            </w:r>
          </w:p>
        </w:tc>
      </w:tr>
      <w:tr w:rsidR="006B2DEE" w:rsidTr="00DF33DE">
        <w:tc>
          <w:tcPr>
            <w:tcW w:w="1820" w:type="dxa"/>
            <w:tcBorders>
              <w:top w:val="single" w:sz="6" w:space="0" w:color="000000"/>
            </w:tcBorders>
            <w:shd w:val="clear" w:color="000000" w:fill="FFFFFF"/>
          </w:tcPr>
          <w:p w:rsidR="006B2DEE" w:rsidRDefault="006B2DEE" w:rsidP="00DF33DE">
            <w:pPr>
              <w:pStyle w:val="TableText"/>
              <w:keepNext/>
            </w:pPr>
            <w:r>
              <w:t>Global Engineering</w:t>
            </w:r>
          </w:p>
        </w:tc>
        <w:tc>
          <w:tcPr>
            <w:tcW w:w="938" w:type="dxa"/>
            <w:tcBorders>
              <w:top w:val="single" w:sz="6" w:space="0" w:color="000000"/>
            </w:tcBorders>
            <w:shd w:val="clear" w:color="000000" w:fill="FFFFFF"/>
          </w:tcPr>
          <w:p w:rsidR="006B2DEE" w:rsidRDefault="006B2DEE" w:rsidP="00DF33DE">
            <w:pPr>
              <w:pStyle w:val="TableText"/>
              <w:keepNext/>
            </w:pPr>
            <w:r>
              <w:t>GBLENG</w:t>
            </w:r>
          </w:p>
        </w:tc>
        <w:tc>
          <w:tcPr>
            <w:tcW w:w="1352" w:type="dxa"/>
            <w:tcBorders>
              <w:top w:val="single" w:sz="6" w:space="0" w:color="000000"/>
            </w:tcBorders>
            <w:shd w:val="clear" w:color="000000" w:fill="FFFFFF"/>
          </w:tcPr>
          <w:p w:rsidR="006B2DEE" w:rsidRDefault="006B2DEE" w:rsidP="00DF33DE">
            <w:pPr>
              <w:pStyle w:val="TableText"/>
              <w:keepNext/>
            </w:pPr>
            <w:r>
              <w:t>Item Master</w:t>
            </w:r>
          </w:p>
        </w:tc>
        <w:tc>
          <w:tcPr>
            <w:tcW w:w="1178" w:type="dxa"/>
            <w:tcBorders>
              <w:top w:val="single" w:sz="6" w:space="0" w:color="000000"/>
            </w:tcBorders>
            <w:shd w:val="clear" w:color="000000" w:fill="FFFFFF"/>
          </w:tcPr>
          <w:p w:rsidR="006B2DEE" w:rsidRDefault="006B2DEE" w:rsidP="00DF33DE">
            <w:pPr>
              <w:pStyle w:val="TableText"/>
              <w:keepNext/>
            </w:pPr>
            <w:r>
              <w:t>Global US</w:t>
            </w:r>
          </w:p>
        </w:tc>
        <w:tc>
          <w:tcPr>
            <w:tcW w:w="2240" w:type="dxa"/>
            <w:tcBorders>
              <w:top w:val="single" w:sz="6" w:space="0" w:color="000000"/>
            </w:tcBorders>
            <w:shd w:val="clear" w:color="000000" w:fill="FFFFFF"/>
          </w:tcPr>
          <w:p w:rsidR="006B2DEE" w:rsidRDefault="006B2DEE" w:rsidP="00DF33DE">
            <w:pPr>
              <w:pStyle w:val="TableText"/>
              <w:keepNext/>
            </w:pPr>
            <w:r>
              <w:t>Centralized Engineering and Item Master</w:t>
            </w:r>
          </w:p>
        </w:tc>
      </w:tr>
      <w:tr w:rsidR="006B2DEE" w:rsidTr="00DF33DE">
        <w:tc>
          <w:tcPr>
            <w:tcW w:w="1820" w:type="dxa"/>
            <w:shd w:val="clear" w:color="000000" w:fill="FFFFFF"/>
          </w:tcPr>
          <w:p w:rsidR="006B2DEE" w:rsidRDefault="006B2DEE" w:rsidP="00DF33DE">
            <w:pPr>
              <w:pStyle w:val="TableText"/>
            </w:pPr>
            <w:r>
              <w:t>North American Mfg</w:t>
            </w:r>
          </w:p>
        </w:tc>
        <w:tc>
          <w:tcPr>
            <w:tcW w:w="938" w:type="dxa"/>
            <w:shd w:val="clear" w:color="000000" w:fill="FFFFFF"/>
          </w:tcPr>
          <w:p w:rsidR="006B2DEE" w:rsidRDefault="006B2DEE" w:rsidP="00DF33DE">
            <w:pPr>
              <w:pStyle w:val="TableText"/>
            </w:pPr>
            <w:r>
              <w:t>NAM</w:t>
            </w:r>
          </w:p>
        </w:tc>
        <w:tc>
          <w:tcPr>
            <w:tcW w:w="1352" w:type="dxa"/>
            <w:shd w:val="clear" w:color="000000" w:fill="FFFFFF"/>
          </w:tcPr>
          <w:p w:rsidR="006B2DEE" w:rsidRDefault="006B2DEE" w:rsidP="00DF33DE">
            <w:pPr>
              <w:pStyle w:val="TableText"/>
            </w:pPr>
            <w:r>
              <w:t>Manufacturing</w:t>
            </w:r>
          </w:p>
        </w:tc>
        <w:tc>
          <w:tcPr>
            <w:tcW w:w="1178" w:type="dxa"/>
            <w:shd w:val="clear" w:color="000000" w:fill="FFFFFF"/>
          </w:tcPr>
          <w:p w:rsidR="006B2DEE" w:rsidRDefault="006B2DEE" w:rsidP="00DF33DE">
            <w:pPr>
              <w:pStyle w:val="TableText"/>
            </w:pPr>
            <w:r>
              <w:t>Global US</w:t>
            </w:r>
          </w:p>
        </w:tc>
        <w:tc>
          <w:tcPr>
            <w:tcW w:w="2240" w:type="dxa"/>
            <w:shd w:val="clear" w:color="000000" w:fill="FFFFFF"/>
          </w:tcPr>
          <w:p w:rsidR="006B2DEE" w:rsidRDefault="006B2DEE" w:rsidP="00DF33DE">
            <w:pPr>
              <w:pStyle w:val="TableText"/>
            </w:pPr>
          </w:p>
        </w:tc>
      </w:tr>
      <w:tr w:rsidR="006B2DEE" w:rsidTr="00DF33DE">
        <w:tc>
          <w:tcPr>
            <w:tcW w:w="1820" w:type="dxa"/>
            <w:shd w:val="clear" w:color="000000" w:fill="FFFFFF"/>
          </w:tcPr>
          <w:p w:rsidR="006B2DEE" w:rsidRDefault="006B2DEE" w:rsidP="00DF33DE">
            <w:pPr>
              <w:pStyle w:val="TableText"/>
            </w:pPr>
            <w:r>
              <w:t>North American Repair</w:t>
            </w:r>
          </w:p>
        </w:tc>
        <w:tc>
          <w:tcPr>
            <w:tcW w:w="938" w:type="dxa"/>
            <w:shd w:val="clear" w:color="000000" w:fill="FFFFFF"/>
          </w:tcPr>
          <w:p w:rsidR="006B2DEE" w:rsidRDefault="006B2DEE" w:rsidP="00DF33DE">
            <w:pPr>
              <w:pStyle w:val="TableText"/>
            </w:pPr>
            <w:r>
              <w:t>NAR</w:t>
            </w:r>
          </w:p>
        </w:tc>
        <w:tc>
          <w:tcPr>
            <w:tcW w:w="1352" w:type="dxa"/>
            <w:shd w:val="clear" w:color="000000" w:fill="FFFFFF"/>
          </w:tcPr>
          <w:p w:rsidR="006B2DEE" w:rsidRDefault="006B2DEE" w:rsidP="00DF33DE">
            <w:pPr>
              <w:pStyle w:val="TableText"/>
            </w:pPr>
            <w:r>
              <w:t>Repair</w:t>
            </w:r>
          </w:p>
        </w:tc>
        <w:tc>
          <w:tcPr>
            <w:tcW w:w="1178" w:type="dxa"/>
            <w:shd w:val="clear" w:color="000000" w:fill="FFFFFF"/>
          </w:tcPr>
          <w:p w:rsidR="006B2DEE" w:rsidRDefault="006B2DEE" w:rsidP="00DF33DE">
            <w:pPr>
              <w:pStyle w:val="TableText"/>
            </w:pPr>
            <w:r>
              <w:t>Global US</w:t>
            </w:r>
          </w:p>
        </w:tc>
        <w:tc>
          <w:tcPr>
            <w:tcW w:w="2240" w:type="dxa"/>
            <w:shd w:val="clear" w:color="000000" w:fill="FFFFFF"/>
          </w:tcPr>
          <w:p w:rsidR="006B2DEE" w:rsidRDefault="006B2DEE" w:rsidP="00DF33DE">
            <w:pPr>
              <w:pStyle w:val="TableText"/>
            </w:pPr>
          </w:p>
        </w:tc>
      </w:tr>
      <w:tr w:rsidR="006B2DEE" w:rsidTr="00DF33DE">
        <w:tc>
          <w:tcPr>
            <w:tcW w:w="1820" w:type="dxa"/>
            <w:shd w:val="clear" w:color="000000" w:fill="FFFFFF"/>
          </w:tcPr>
          <w:p w:rsidR="006B2DEE" w:rsidRDefault="006B2DEE" w:rsidP="00DF33DE">
            <w:pPr>
              <w:pStyle w:val="TableText"/>
            </w:pPr>
          </w:p>
        </w:tc>
        <w:tc>
          <w:tcPr>
            <w:tcW w:w="938" w:type="dxa"/>
            <w:shd w:val="clear" w:color="000000" w:fill="FFFFFF"/>
          </w:tcPr>
          <w:p w:rsidR="006B2DEE" w:rsidRDefault="006B2DEE" w:rsidP="00DF33DE">
            <w:pPr>
              <w:pStyle w:val="TableText"/>
            </w:pPr>
          </w:p>
        </w:tc>
        <w:tc>
          <w:tcPr>
            <w:tcW w:w="1352" w:type="dxa"/>
            <w:shd w:val="clear" w:color="000000" w:fill="FFFFFF"/>
          </w:tcPr>
          <w:p w:rsidR="006B2DEE" w:rsidRDefault="006B2DEE" w:rsidP="00DF33DE">
            <w:pPr>
              <w:pStyle w:val="TableText"/>
            </w:pPr>
          </w:p>
        </w:tc>
        <w:tc>
          <w:tcPr>
            <w:tcW w:w="1178" w:type="dxa"/>
            <w:shd w:val="clear" w:color="000000" w:fill="FFFFFF"/>
          </w:tcPr>
          <w:p w:rsidR="006B2DEE" w:rsidRDefault="006B2DEE" w:rsidP="00DF33DE">
            <w:pPr>
              <w:pStyle w:val="TableText"/>
            </w:pPr>
          </w:p>
        </w:tc>
        <w:tc>
          <w:tcPr>
            <w:tcW w:w="2240" w:type="dxa"/>
            <w:shd w:val="clear" w:color="000000" w:fill="FFFFFF"/>
          </w:tcPr>
          <w:p w:rsidR="006B2DEE" w:rsidRDefault="006B2DEE" w:rsidP="00DF33DE">
            <w:pPr>
              <w:pStyle w:val="TableText"/>
            </w:pPr>
          </w:p>
        </w:tc>
      </w:tr>
      <w:tr w:rsidR="006B2DEE" w:rsidTr="00DF33DE">
        <w:tc>
          <w:tcPr>
            <w:tcW w:w="1820" w:type="dxa"/>
            <w:shd w:val="clear" w:color="000000" w:fill="FFFFFF"/>
          </w:tcPr>
          <w:p w:rsidR="006B2DEE" w:rsidRDefault="006B2DEE" w:rsidP="00DF33DE">
            <w:pPr>
              <w:pStyle w:val="TableText"/>
            </w:pPr>
          </w:p>
        </w:tc>
        <w:tc>
          <w:tcPr>
            <w:tcW w:w="938" w:type="dxa"/>
            <w:shd w:val="clear" w:color="000000" w:fill="FFFFFF"/>
          </w:tcPr>
          <w:p w:rsidR="006B2DEE" w:rsidRDefault="006B2DEE" w:rsidP="00DF33DE">
            <w:pPr>
              <w:pStyle w:val="TableText"/>
            </w:pPr>
          </w:p>
        </w:tc>
        <w:tc>
          <w:tcPr>
            <w:tcW w:w="1352" w:type="dxa"/>
            <w:shd w:val="clear" w:color="000000" w:fill="FFFFFF"/>
          </w:tcPr>
          <w:p w:rsidR="006B2DEE" w:rsidRDefault="006B2DEE" w:rsidP="00DF33DE">
            <w:pPr>
              <w:pStyle w:val="TableText"/>
            </w:pPr>
          </w:p>
        </w:tc>
        <w:tc>
          <w:tcPr>
            <w:tcW w:w="1178" w:type="dxa"/>
            <w:shd w:val="clear" w:color="000000" w:fill="FFFFFF"/>
          </w:tcPr>
          <w:p w:rsidR="006B2DEE" w:rsidRDefault="006B2DEE" w:rsidP="00DF33DE">
            <w:pPr>
              <w:pStyle w:val="TableText"/>
            </w:pPr>
          </w:p>
        </w:tc>
        <w:tc>
          <w:tcPr>
            <w:tcW w:w="2240" w:type="dxa"/>
            <w:shd w:val="clear" w:color="000000" w:fill="FFFFFF"/>
          </w:tcPr>
          <w:p w:rsidR="006B2DEE" w:rsidRDefault="006B2DEE" w:rsidP="00DF33DE">
            <w:pPr>
              <w:pStyle w:val="TableText"/>
            </w:pPr>
          </w:p>
        </w:tc>
      </w:tr>
      <w:tr w:rsidR="006B2DEE" w:rsidTr="00DF33DE">
        <w:tc>
          <w:tcPr>
            <w:tcW w:w="1820" w:type="dxa"/>
            <w:shd w:val="clear" w:color="000000" w:fill="FFFFFF"/>
          </w:tcPr>
          <w:p w:rsidR="006B2DEE" w:rsidRDefault="006B2DEE" w:rsidP="00DF33DE">
            <w:pPr>
              <w:pStyle w:val="TableText"/>
            </w:pPr>
          </w:p>
        </w:tc>
        <w:tc>
          <w:tcPr>
            <w:tcW w:w="938" w:type="dxa"/>
            <w:shd w:val="clear" w:color="000000" w:fill="FFFFFF"/>
          </w:tcPr>
          <w:p w:rsidR="006B2DEE" w:rsidRDefault="006B2DEE" w:rsidP="00DF33DE">
            <w:pPr>
              <w:pStyle w:val="TableText"/>
            </w:pPr>
          </w:p>
        </w:tc>
        <w:tc>
          <w:tcPr>
            <w:tcW w:w="1352" w:type="dxa"/>
            <w:shd w:val="clear" w:color="000000" w:fill="FFFFFF"/>
          </w:tcPr>
          <w:p w:rsidR="006B2DEE" w:rsidRDefault="006B2DEE" w:rsidP="00DF33DE">
            <w:pPr>
              <w:pStyle w:val="TableText"/>
            </w:pPr>
          </w:p>
        </w:tc>
        <w:tc>
          <w:tcPr>
            <w:tcW w:w="1178" w:type="dxa"/>
            <w:shd w:val="clear" w:color="000000" w:fill="FFFFFF"/>
          </w:tcPr>
          <w:p w:rsidR="006B2DEE" w:rsidRDefault="006B2DEE" w:rsidP="00DF33DE">
            <w:pPr>
              <w:pStyle w:val="TableText"/>
            </w:pPr>
          </w:p>
        </w:tc>
        <w:tc>
          <w:tcPr>
            <w:tcW w:w="2240" w:type="dxa"/>
            <w:shd w:val="clear" w:color="000000" w:fill="FFFFFF"/>
          </w:tcPr>
          <w:p w:rsidR="006B2DEE" w:rsidRDefault="006B2DEE" w:rsidP="00DF33DE">
            <w:pPr>
              <w:pStyle w:val="TableText"/>
            </w:pPr>
          </w:p>
        </w:tc>
      </w:tr>
      <w:tr w:rsidR="006B2DEE" w:rsidTr="00DF33DE">
        <w:tc>
          <w:tcPr>
            <w:tcW w:w="1820" w:type="dxa"/>
            <w:shd w:val="clear" w:color="000000" w:fill="FFFFFF"/>
          </w:tcPr>
          <w:p w:rsidR="006B2DEE" w:rsidRDefault="006B2DEE" w:rsidP="00DF33DE">
            <w:pPr>
              <w:pStyle w:val="TableText"/>
            </w:pPr>
          </w:p>
        </w:tc>
        <w:tc>
          <w:tcPr>
            <w:tcW w:w="938" w:type="dxa"/>
            <w:shd w:val="clear" w:color="000000" w:fill="FFFFFF"/>
          </w:tcPr>
          <w:p w:rsidR="006B2DEE" w:rsidRDefault="006B2DEE" w:rsidP="00DF33DE">
            <w:pPr>
              <w:pStyle w:val="TableText"/>
            </w:pPr>
          </w:p>
        </w:tc>
        <w:tc>
          <w:tcPr>
            <w:tcW w:w="1352" w:type="dxa"/>
            <w:shd w:val="clear" w:color="000000" w:fill="FFFFFF"/>
          </w:tcPr>
          <w:p w:rsidR="006B2DEE" w:rsidRDefault="006B2DEE" w:rsidP="00DF33DE">
            <w:pPr>
              <w:pStyle w:val="TableText"/>
            </w:pPr>
          </w:p>
        </w:tc>
        <w:tc>
          <w:tcPr>
            <w:tcW w:w="1178" w:type="dxa"/>
            <w:shd w:val="clear" w:color="000000" w:fill="FFFFFF"/>
          </w:tcPr>
          <w:p w:rsidR="006B2DEE" w:rsidRDefault="006B2DEE" w:rsidP="00DF33DE">
            <w:pPr>
              <w:pStyle w:val="TableText"/>
            </w:pPr>
          </w:p>
        </w:tc>
        <w:tc>
          <w:tcPr>
            <w:tcW w:w="2240" w:type="dxa"/>
            <w:shd w:val="clear" w:color="000000" w:fill="FFFFFF"/>
          </w:tcPr>
          <w:p w:rsidR="006B2DEE" w:rsidRDefault="006B2DEE" w:rsidP="00DF33DE">
            <w:pPr>
              <w:pStyle w:val="TableText"/>
            </w:pPr>
          </w:p>
        </w:tc>
      </w:tr>
      <w:tr w:rsidR="006B2DEE" w:rsidTr="00DF33DE">
        <w:tc>
          <w:tcPr>
            <w:tcW w:w="1820" w:type="dxa"/>
            <w:shd w:val="clear" w:color="000000" w:fill="FFFFFF"/>
          </w:tcPr>
          <w:p w:rsidR="006B2DEE" w:rsidRDefault="006B2DEE" w:rsidP="00DF33DE">
            <w:pPr>
              <w:pStyle w:val="TableText"/>
            </w:pPr>
          </w:p>
        </w:tc>
        <w:tc>
          <w:tcPr>
            <w:tcW w:w="938" w:type="dxa"/>
            <w:shd w:val="clear" w:color="000000" w:fill="FFFFFF"/>
          </w:tcPr>
          <w:p w:rsidR="006B2DEE" w:rsidRDefault="006B2DEE" w:rsidP="00DF33DE">
            <w:pPr>
              <w:pStyle w:val="TableText"/>
            </w:pPr>
          </w:p>
        </w:tc>
        <w:tc>
          <w:tcPr>
            <w:tcW w:w="1352" w:type="dxa"/>
            <w:shd w:val="clear" w:color="000000" w:fill="FFFFFF"/>
          </w:tcPr>
          <w:p w:rsidR="006B2DEE" w:rsidRDefault="006B2DEE" w:rsidP="00DF33DE">
            <w:pPr>
              <w:pStyle w:val="TableText"/>
            </w:pPr>
          </w:p>
        </w:tc>
        <w:tc>
          <w:tcPr>
            <w:tcW w:w="1178" w:type="dxa"/>
            <w:shd w:val="clear" w:color="000000" w:fill="FFFFFF"/>
          </w:tcPr>
          <w:p w:rsidR="006B2DEE" w:rsidRDefault="006B2DEE" w:rsidP="00DF33DE">
            <w:pPr>
              <w:pStyle w:val="TableText"/>
            </w:pPr>
          </w:p>
        </w:tc>
        <w:tc>
          <w:tcPr>
            <w:tcW w:w="2240" w:type="dxa"/>
            <w:shd w:val="clear" w:color="000000" w:fill="FFFFFF"/>
          </w:tcPr>
          <w:p w:rsidR="006B2DEE" w:rsidRDefault="006B2DEE" w:rsidP="00DF33DE">
            <w:pPr>
              <w:pStyle w:val="TableText"/>
            </w:pPr>
          </w:p>
        </w:tc>
      </w:tr>
      <w:tr w:rsidR="006B2DEE" w:rsidTr="00DF33DE">
        <w:tc>
          <w:tcPr>
            <w:tcW w:w="1820" w:type="dxa"/>
            <w:shd w:val="clear" w:color="000000" w:fill="FFFFFF"/>
          </w:tcPr>
          <w:p w:rsidR="006B2DEE" w:rsidRDefault="006B2DEE" w:rsidP="00DF33DE">
            <w:pPr>
              <w:pStyle w:val="TableText"/>
            </w:pPr>
          </w:p>
        </w:tc>
        <w:tc>
          <w:tcPr>
            <w:tcW w:w="938" w:type="dxa"/>
            <w:shd w:val="clear" w:color="000000" w:fill="FFFFFF"/>
          </w:tcPr>
          <w:p w:rsidR="006B2DEE" w:rsidRDefault="006B2DEE" w:rsidP="00DF33DE">
            <w:pPr>
              <w:pStyle w:val="TableText"/>
            </w:pPr>
          </w:p>
        </w:tc>
        <w:tc>
          <w:tcPr>
            <w:tcW w:w="1352" w:type="dxa"/>
            <w:shd w:val="clear" w:color="000000" w:fill="FFFFFF"/>
          </w:tcPr>
          <w:p w:rsidR="006B2DEE" w:rsidRDefault="006B2DEE" w:rsidP="00DF33DE">
            <w:pPr>
              <w:pStyle w:val="TableText"/>
            </w:pPr>
          </w:p>
        </w:tc>
        <w:tc>
          <w:tcPr>
            <w:tcW w:w="1178" w:type="dxa"/>
            <w:shd w:val="clear" w:color="000000" w:fill="FFFFFF"/>
          </w:tcPr>
          <w:p w:rsidR="006B2DEE" w:rsidRDefault="006B2DEE" w:rsidP="00DF33DE">
            <w:pPr>
              <w:pStyle w:val="TableText"/>
            </w:pPr>
          </w:p>
        </w:tc>
        <w:tc>
          <w:tcPr>
            <w:tcW w:w="2240" w:type="dxa"/>
            <w:shd w:val="clear" w:color="000000" w:fill="FFFFFF"/>
          </w:tcPr>
          <w:p w:rsidR="006B2DEE" w:rsidRDefault="006B2DEE" w:rsidP="00DF33DE">
            <w:pPr>
              <w:pStyle w:val="TableText"/>
            </w:pPr>
          </w:p>
        </w:tc>
      </w:tr>
    </w:tbl>
    <w:p w:rsidR="006B2DEE" w:rsidRDefault="006B2DEE" w:rsidP="006B2DEE">
      <w:pPr>
        <w:pStyle w:val="BodyText"/>
      </w:pPr>
      <w:bookmarkStart w:id="30" w:name="_Toc355579357"/>
    </w:p>
    <w:p w:rsidR="006B2DEE" w:rsidRDefault="006B2DEE" w:rsidP="006B2DEE">
      <w:pPr>
        <w:pStyle w:val="Heading3"/>
        <w:tabs>
          <w:tab w:val="clear" w:pos="4320"/>
        </w:tabs>
      </w:pPr>
      <w:r>
        <w:t>Inventory Organization Structure</w:t>
      </w:r>
      <w:bookmarkEnd w:id="30"/>
    </w:p>
    <w:p w:rsidR="006B2DEE" w:rsidRDefault="006B2DEE" w:rsidP="006B2DEE">
      <w:pPr>
        <w:pStyle w:val="BodyText"/>
      </w:pPr>
      <w:r>
        <w:t>The structure and relationship between the inventory organizations is shown below.  The key points about the structure are:</w:t>
      </w:r>
    </w:p>
    <w:p w:rsidR="006B2DEE" w:rsidRDefault="006B2DEE" w:rsidP="006B2DEE">
      <w:pPr>
        <w:pStyle w:val="Bullet"/>
        <w:tabs>
          <w:tab w:val="clear" w:pos="4320"/>
        </w:tabs>
      </w:pPr>
    </w:p>
    <w:p w:rsidR="006B2DEE" w:rsidRDefault="006B2DEE" w:rsidP="006B2DEE">
      <w:pPr>
        <w:pStyle w:val="Bullet"/>
        <w:tabs>
          <w:tab w:val="clear" w:pos="4320"/>
        </w:tabs>
      </w:pPr>
    </w:p>
    <w:p w:rsidR="006B2DEE" w:rsidRDefault="006B2DEE" w:rsidP="006B2DEE">
      <w:pPr>
        <w:pStyle w:val="Bullet"/>
        <w:tabs>
          <w:tab w:val="clear" w:pos="4320"/>
        </w:tabs>
      </w:pPr>
    </w:p>
    <w:p w:rsidR="006B2DEE" w:rsidRDefault="006B2DEE" w:rsidP="006B2DEE">
      <w:pPr>
        <w:pStyle w:val="BodyText"/>
      </w:pPr>
    </w:p>
    <w:p w:rsidR="006B2DEE" w:rsidRDefault="009D7F5A" w:rsidP="006B2DEE">
      <w:pPr>
        <w:jc w:val="center"/>
      </w:pPr>
      <w:r w:rsidRPr="009D7F5A">
        <w:rPr>
          <w:noProof/>
          <w:lang w:eastAsia="en-US"/>
        </w:rPr>
        <w:drawing>
          <wp:inline distT="0" distB="0" distL="0" distR="0">
            <wp:extent cx="3924300" cy="3238500"/>
            <wp:effectExtent l="1905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3924300" cy="3238500"/>
                    </a:xfrm>
                    <a:prstGeom prst="rect">
                      <a:avLst/>
                    </a:prstGeom>
                    <a:noFill/>
                    <a:ln w="9525">
                      <a:noFill/>
                      <a:miter lim="800000"/>
                      <a:headEnd/>
                      <a:tailEnd/>
                    </a:ln>
                  </pic:spPr>
                </pic:pic>
              </a:graphicData>
            </a:graphic>
          </wp:inline>
        </w:drawing>
      </w:r>
    </w:p>
    <w:p w:rsidR="006B2DEE" w:rsidRDefault="006B2DEE" w:rsidP="006B2DEE">
      <w:pPr>
        <w:pStyle w:val="BodyText"/>
      </w:pPr>
      <w:bookmarkStart w:id="31" w:name="_Toc355579358"/>
    </w:p>
    <w:p w:rsidR="006B2DEE" w:rsidRDefault="006B2DEE" w:rsidP="006B2DEE">
      <w:pPr>
        <w:pStyle w:val="Heading2"/>
        <w:tabs>
          <w:tab w:val="clear" w:pos="4320"/>
        </w:tabs>
      </w:pPr>
      <w:bookmarkStart w:id="32" w:name="_Toc452262293"/>
      <w:bookmarkStart w:id="33" w:name="_Toc387231895"/>
      <w:r>
        <w:t>Human Resources Business Groups and Organizations</w:t>
      </w:r>
      <w:bookmarkEnd w:id="31"/>
      <w:bookmarkEnd w:id="32"/>
      <w:bookmarkEnd w:id="33"/>
    </w:p>
    <w:p w:rsidR="006B2DEE" w:rsidRDefault="006B2DEE" w:rsidP="006B2DEE">
      <w:pPr>
        <w:pStyle w:val="BodyText"/>
      </w:pPr>
      <w:r>
        <w:t>The key architecture parameters that affect human resources applications are the business group and HR organizations.</w:t>
      </w:r>
    </w:p>
    <w:p w:rsidR="006B2DEE" w:rsidRDefault="006B2DEE" w:rsidP="006B2DEE">
      <w:pPr>
        <w:pStyle w:val="Heading3"/>
        <w:tabs>
          <w:tab w:val="clear" w:pos="4320"/>
        </w:tabs>
      </w:pPr>
      <w:bookmarkStart w:id="34" w:name="_Toc355579359"/>
      <w:r>
        <w:t>HR Business Group and Organization Listing</w:t>
      </w:r>
      <w:bookmarkEnd w:id="34"/>
    </w:p>
    <w:p w:rsidR="006B2DEE" w:rsidRDefault="006B2DEE" w:rsidP="006B2DEE">
      <w:pPr>
        <w:pStyle w:val="BodyText"/>
      </w:pPr>
      <w:r>
        <w:t xml:space="preserve">The following table lists the distinct Business Group and HR Organizations needed to support the human resources operations in </w:t>
      </w:r>
      <w:r>
        <w:rPr>
          <w:rStyle w:val="HighlightedVariable"/>
        </w:rPr>
        <w:t>&lt;Company Short Name&gt;</w:t>
      </w:r>
      <w:r>
        <w:t>’s business.</w:t>
      </w:r>
    </w:p>
    <w:p w:rsidR="006B2DEE" w:rsidRDefault="006B2DEE" w:rsidP="006B2DE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820"/>
        <w:gridCol w:w="938"/>
        <w:gridCol w:w="1223"/>
        <w:gridCol w:w="1740"/>
        <w:gridCol w:w="1807"/>
      </w:tblGrid>
      <w:tr w:rsidR="006B2DEE" w:rsidTr="00DF33DE">
        <w:trPr>
          <w:tblHeader/>
        </w:trPr>
        <w:tc>
          <w:tcPr>
            <w:tcW w:w="1820" w:type="dxa"/>
            <w:tcBorders>
              <w:top w:val="single" w:sz="12" w:space="0" w:color="000000"/>
              <w:bottom w:val="single" w:sz="6" w:space="0" w:color="000000"/>
              <w:right w:val="nil"/>
            </w:tcBorders>
            <w:shd w:val="clear" w:color="000000" w:fill="E6E6E6"/>
          </w:tcPr>
          <w:p w:rsidR="006B2DEE" w:rsidRDefault="006B2DEE" w:rsidP="00DF33DE">
            <w:pPr>
              <w:pStyle w:val="TableHeading"/>
            </w:pPr>
            <w:r>
              <w:t>HR Organization</w:t>
            </w:r>
          </w:p>
        </w:tc>
        <w:tc>
          <w:tcPr>
            <w:tcW w:w="938"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proofErr w:type="spellStart"/>
            <w:r>
              <w:t>Abbr</w:t>
            </w:r>
            <w:proofErr w:type="spellEnd"/>
            <w:r>
              <w:t xml:space="preserve"> or Code</w:t>
            </w:r>
          </w:p>
        </w:tc>
        <w:tc>
          <w:tcPr>
            <w:tcW w:w="1223"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Type</w:t>
            </w:r>
          </w:p>
        </w:tc>
        <w:tc>
          <w:tcPr>
            <w:tcW w:w="1740"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Business Group</w:t>
            </w:r>
          </w:p>
        </w:tc>
        <w:tc>
          <w:tcPr>
            <w:tcW w:w="1807" w:type="dxa"/>
            <w:tcBorders>
              <w:top w:val="single" w:sz="12" w:space="0" w:color="000000"/>
              <w:left w:val="nil"/>
              <w:bottom w:val="single" w:sz="6" w:space="0" w:color="000000"/>
            </w:tcBorders>
            <w:shd w:val="clear" w:color="000000" w:fill="E6E6E6"/>
          </w:tcPr>
          <w:p w:rsidR="006B2DEE" w:rsidRDefault="006B2DEE" w:rsidP="00DF33DE">
            <w:pPr>
              <w:pStyle w:val="TableHeading"/>
            </w:pPr>
            <w:r>
              <w:t>Description</w:t>
            </w:r>
          </w:p>
        </w:tc>
      </w:tr>
      <w:tr w:rsidR="006B2DEE" w:rsidTr="00DF33DE">
        <w:tc>
          <w:tcPr>
            <w:tcW w:w="1820" w:type="dxa"/>
            <w:tcBorders>
              <w:top w:val="single" w:sz="6" w:space="0" w:color="000000"/>
            </w:tcBorders>
            <w:shd w:val="clear" w:color="000000" w:fill="FFFFFF"/>
          </w:tcPr>
          <w:p w:rsidR="006B2DEE" w:rsidRDefault="006B2DEE" w:rsidP="00DF33DE">
            <w:pPr>
              <w:pStyle w:val="TableText"/>
            </w:pPr>
            <w:r>
              <w:t>Universal Holdings</w:t>
            </w:r>
          </w:p>
        </w:tc>
        <w:tc>
          <w:tcPr>
            <w:tcW w:w="938" w:type="dxa"/>
            <w:tcBorders>
              <w:top w:val="single" w:sz="6" w:space="0" w:color="000000"/>
            </w:tcBorders>
            <w:shd w:val="clear" w:color="000000" w:fill="FFFFFF"/>
          </w:tcPr>
          <w:p w:rsidR="006B2DEE" w:rsidRDefault="006B2DEE" w:rsidP="00DF33DE">
            <w:pPr>
              <w:pStyle w:val="TableText"/>
            </w:pPr>
            <w:r>
              <w:t>Universal</w:t>
            </w:r>
          </w:p>
        </w:tc>
        <w:tc>
          <w:tcPr>
            <w:tcW w:w="1223" w:type="dxa"/>
            <w:tcBorders>
              <w:top w:val="single" w:sz="6" w:space="0" w:color="000000"/>
            </w:tcBorders>
            <w:shd w:val="clear" w:color="000000" w:fill="FFFFFF"/>
          </w:tcPr>
          <w:p w:rsidR="006B2DEE" w:rsidRDefault="006B2DEE" w:rsidP="00DF33DE">
            <w:pPr>
              <w:pStyle w:val="TableText"/>
            </w:pPr>
            <w:r>
              <w:t>Business Group</w:t>
            </w:r>
          </w:p>
        </w:tc>
        <w:tc>
          <w:tcPr>
            <w:tcW w:w="1740" w:type="dxa"/>
            <w:tcBorders>
              <w:top w:val="single" w:sz="6" w:space="0" w:color="000000"/>
            </w:tcBorders>
            <w:shd w:val="clear" w:color="000000" w:fill="FFFFFF"/>
          </w:tcPr>
          <w:p w:rsidR="006B2DEE" w:rsidRDefault="006B2DEE" w:rsidP="00DF33DE">
            <w:pPr>
              <w:pStyle w:val="TableText"/>
            </w:pPr>
            <w:r>
              <w:t>Universal Holdings</w:t>
            </w:r>
          </w:p>
        </w:tc>
        <w:tc>
          <w:tcPr>
            <w:tcW w:w="1807" w:type="dxa"/>
            <w:tcBorders>
              <w:top w:val="single" w:sz="6" w:space="0" w:color="000000"/>
            </w:tcBorders>
            <w:shd w:val="clear" w:color="000000" w:fill="FFFFFF"/>
          </w:tcPr>
          <w:p w:rsidR="006B2DEE" w:rsidRDefault="006B2DEE" w:rsidP="00DF33DE">
            <w:pPr>
              <w:pStyle w:val="TableText"/>
            </w:pPr>
            <w:r>
              <w:t>Highest level corporate HR organization contains all HR data</w:t>
            </w:r>
          </w:p>
        </w:tc>
      </w:tr>
      <w:tr w:rsidR="006B2DEE" w:rsidTr="00DF33DE">
        <w:tc>
          <w:tcPr>
            <w:tcW w:w="1820" w:type="dxa"/>
            <w:shd w:val="clear" w:color="000000" w:fill="FFFFFF"/>
          </w:tcPr>
          <w:p w:rsidR="006B2DEE" w:rsidRDefault="006B2DEE" w:rsidP="00DF33DE">
            <w:pPr>
              <w:pStyle w:val="TableText"/>
            </w:pPr>
            <w:r>
              <w:t>Western Region</w:t>
            </w:r>
          </w:p>
        </w:tc>
        <w:tc>
          <w:tcPr>
            <w:tcW w:w="938" w:type="dxa"/>
            <w:shd w:val="clear" w:color="000000" w:fill="FFFFFF"/>
          </w:tcPr>
          <w:p w:rsidR="006B2DEE" w:rsidRDefault="006B2DEE" w:rsidP="00DF33DE">
            <w:pPr>
              <w:pStyle w:val="TableText"/>
            </w:pPr>
            <w:r>
              <w:t>West (313)</w:t>
            </w:r>
          </w:p>
        </w:tc>
        <w:tc>
          <w:tcPr>
            <w:tcW w:w="1223" w:type="dxa"/>
            <w:shd w:val="clear" w:color="000000" w:fill="FFFFFF"/>
          </w:tcPr>
          <w:p w:rsidR="006B2DEE" w:rsidRDefault="006B2DEE" w:rsidP="00DF33DE">
            <w:pPr>
              <w:pStyle w:val="TableText"/>
            </w:pPr>
            <w:r>
              <w:t>HR Organization</w:t>
            </w:r>
          </w:p>
        </w:tc>
        <w:tc>
          <w:tcPr>
            <w:tcW w:w="1740" w:type="dxa"/>
            <w:shd w:val="clear" w:color="000000" w:fill="FFFFFF"/>
          </w:tcPr>
          <w:p w:rsidR="006B2DEE" w:rsidRDefault="006B2DEE" w:rsidP="00DF33DE">
            <w:pPr>
              <w:pStyle w:val="TableText"/>
            </w:pPr>
            <w:r>
              <w:t>Universal Holdings</w:t>
            </w:r>
          </w:p>
        </w:tc>
        <w:tc>
          <w:tcPr>
            <w:tcW w:w="1807" w:type="dxa"/>
            <w:shd w:val="clear" w:color="000000" w:fill="FFFFFF"/>
          </w:tcPr>
          <w:p w:rsidR="006B2DEE" w:rsidRDefault="006B2DEE" w:rsidP="00DF33DE">
            <w:pPr>
              <w:pStyle w:val="TableText"/>
            </w:pPr>
            <w:r>
              <w:t>Western Region operations</w:t>
            </w:r>
          </w:p>
        </w:tc>
      </w:tr>
      <w:tr w:rsidR="006B2DEE" w:rsidTr="00DF33DE">
        <w:tc>
          <w:tcPr>
            <w:tcW w:w="1820" w:type="dxa"/>
            <w:shd w:val="clear" w:color="000000" w:fill="FFFFFF"/>
          </w:tcPr>
          <w:p w:rsidR="006B2DEE" w:rsidRDefault="006B2DEE" w:rsidP="00DF33DE">
            <w:pPr>
              <w:pStyle w:val="TableText"/>
            </w:pPr>
            <w:r>
              <w:t>Eastern Region</w:t>
            </w:r>
          </w:p>
        </w:tc>
        <w:tc>
          <w:tcPr>
            <w:tcW w:w="938" w:type="dxa"/>
            <w:shd w:val="clear" w:color="000000" w:fill="FFFFFF"/>
          </w:tcPr>
          <w:p w:rsidR="006B2DEE" w:rsidRDefault="006B2DEE" w:rsidP="00DF33DE">
            <w:pPr>
              <w:pStyle w:val="TableText"/>
            </w:pPr>
            <w:r>
              <w:t>East (311)</w:t>
            </w:r>
          </w:p>
        </w:tc>
        <w:tc>
          <w:tcPr>
            <w:tcW w:w="1223" w:type="dxa"/>
            <w:shd w:val="clear" w:color="000000" w:fill="FFFFFF"/>
          </w:tcPr>
          <w:p w:rsidR="006B2DEE" w:rsidRDefault="006B2DEE" w:rsidP="00DF33DE">
            <w:pPr>
              <w:pStyle w:val="TableText"/>
            </w:pPr>
            <w:r>
              <w:t>HR Organization</w:t>
            </w:r>
          </w:p>
        </w:tc>
        <w:tc>
          <w:tcPr>
            <w:tcW w:w="1740" w:type="dxa"/>
            <w:shd w:val="clear" w:color="000000" w:fill="FFFFFF"/>
          </w:tcPr>
          <w:p w:rsidR="006B2DEE" w:rsidRDefault="006B2DEE" w:rsidP="00DF33DE">
            <w:pPr>
              <w:pStyle w:val="TableText"/>
            </w:pPr>
            <w:r>
              <w:t>Universal Holdings</w:t>
            </w:r>
          </w:p>
        </w:tc>
        <w:tc>
          <w:tcPr>
            <w:tcW w:w="1807" w:type="dxa"/>
            <w:shd w:val="clear" w:color="000000" w:fill="FFFFFF"/>
          </w:tcPr>
          <w:p w:rsidR="006B2DEE" w:rsidRDefault="006B2DEE" w:rsidP="00DF33DE">
            <w:pPr>
              <w:pStyle w:val="TableText"/>
            </w:pPr>
            <w:r>
              <w:t>Eastern Region operations</w:t>
            </w:r>
          </w:p>
        </w:tc>
      </w:tr>
      <w:tr w:rsidR="006B2DEE" w:rsidTr="00DF33DE">
        <w:tc>
          <w:tcPr>
            <w:tcW w:w="1820" w:type="dxa"/>
            <w:shd w:val="clear" w:color="000000" w:fill="FFFFFF"/>
          </w:tcPr>
          <w:p w:rsidR="006B2DEE" w:rsidRDefault="006B2DEE" w:rsidP="00DF33DE">
            <w:pPr>
              <w:pStyle w:val="TableText"/>
            </w:pPr>
          </w:p>
        </w:tc>
        <w:tc>
          <w:tcPr>
            <w:tcW w:w="938" w:type="dxa"/>
            <w:shd w:val="clear" w:color="000000" w:fill="FFFFFF"/>
          </w:tcPr>
          <w:p w:rsidR="006B2DEE" w:rsidRDefault="006B2DEE" w:rsidP="00DF33DE">
            <w:pPr>
              <w:pStyle w:val="TableText"/>
            </w:pPr>
          </w:p>
        </w:tc>
        <w:tc>
          <w:tcPr>
            <w:tcW w:w="1223" w:type="dxa"/>
            <w:shd w:val="clear" w:color="000000" w:fill="FFFFFF"/>
          </w:tcPr>
          <w:p w:rsidR="006B2DEE" w:rsidRDefault="006B2DEE" w:rsidP="00DF33DE">
            <w:pPr>
              <w:pStyle w:val="TableText"/>
            </w:pPr>
          </w:p>
        </w:tc>
        <w:tc>
          <w:tcPr>
            <w:tcW w:w="1740" w:type="dxa"/>
            <w:shd w:val="clear" w:color="000000" w:fill="FFFFFF"/>
          </w:tcPr>
          <w:p w:rsidR="006B2DEE" w:rsidRDefault="006B2DEE" w:rsidP="00DF33DE">
            <w:pPr>
              <w:pStyle w:val="TableText"/>
            </w:pPr>
          </w:p>
        </w:tc>
        <w:tc>
          <w:tcPr>
            <w:tcW w:w="1807" w:type="dxa"/>
            <w:shd w:val="clear" w:color="000000" w:fill="FFFFFF"/>
          </w:tcPr>
          <w:p w:rsidR="006B2DEE" w:rsidRDefault="006B2DEE" w:rsidP="00DF33DE">
            <w:pPr>
              <w:pStyle w:val="TableText"/>
            </w:pPr>
          </w:p>
        </w:tc>
      </w:tr>
      <w:tr w:rsidR="006B2DEE" w:rsidTr="00DF33DE">
        <w:tc>
          <w:tcPr>
            <w:tcW w:w="1820" w:type="dxa"/>
            <w:shd w:val="clear" w:color="000000" w:fill="FFFFFF"/>
          </w:tcPr>
          <w:p w:rsidR="006B2DEE" w:rsidRDefault="006B2DEE" w:rsidP="00DF33DE">
            <w:pPr>
              <w:pStyle w:val="TableText"/>
            </w:pPr>
          </w:p>
        </w:tc>
        <w:tc>
          <w:tcPr>
            <w:tcW w:w="938" w:type="dxa"/>
            <w:shd w:val="clear" w:color="000000" w:fill="FFFFFF"/>
          </w:tcPr>
          <w:p w:rsidR="006B2DEE" w:rsidRDefault="006B2DEE" w:rsidP="00DF33DE">
            <w:pPr>
              <w:pStyle w:val="TableText"/>
            </w:pPr>
          </w:p>
        </w:tc>
        <w:tc>
          <w:tcPr>
            <w:tcW w:w="1223" w:type="dxa"/>
            <w:shd w:val="clear" w:color="000000" w:fill="FFFFFF"/>
          </w:tcPr>
          <w:p w:rsidR="006B2DEE" w:rsidRDefault="006B2DEE" w:rsidP="00DF33DE">
            <w:pPr>
              <w:pStyle w:val="TableText"/>
            </w:pPr>
          </w:p>
        </w:tc>
        <w:tc>
          <w:tcPr>
            <w:tcW w:w="1740" w:type="dxa"/>
            <w:shd w:val="clear" w:color="000000" w:fill="FFFFFF"/>
          </w:tcPr>
          <w:p w:rsidR="006B2DEE" w:rsidRDefault="006B2DEE" w:rsidP="00DF33DE">
            <w:pPr>
              <w:pStyle w:val="TableText"/>
            </w:pPr>
          </w:p>
        </w:tc>
        <w:tc>
          <w:tcPr>
            <w:tcW w:w="1807" w:type="dxa"/>
            <w:shd w:val="clear" w:color="000000" w:fill="FFFFFF"/>
          </w:tcPr>
          <w:p w:rsidR="006B2DEE" w:rsidRDefault="006B2DEE" w:rsidP="00DF33DE">
            <w:pPr>
              <w:pStyle w:val="TableText"/>
            </w:pPr>
          </w:p>
        </w:tc>
      </w:tr>
      <w:tr w:rsidR="006B2DEE" w:rsidTr="00DF33DE">
        <w:tc>
          <w:tcPr>
            <w:tcW w:w="1820" w:type="dxa"/>
            <w:shd w:val="clear" w:color="000000" w:fill="FFFFFF"/>
          </w:tcPr>
          <w:p w:rsidR="006B2DEE" w:rsidRDefault="006B2DEE" w:rsidP="00DF33DE">
            <w:pPr>
              <w:pStyle w:val="TableText"/>
            </w:pPr>
          </w:p>
        </w:tc>
        <w:tc>
          <w:tcPr>
            <w:tcW w:w="938" w:type="dxa"/>
            <w:shd w:val="clear" w:color="000000" w:fill="FFFFFF"/>
          </w:tcPr>
          <w:p w:rsidR="006B2DEE" w:rsidRDefault="006B2DEE" w:rsidP="00DF33DE">
            <w:pPr>
              <w:pStyle w:val="TableText"/>
            </w:pPr>
          </w:p>
        </w:tc>
        <w:tc>
          <w:tcPr>
            <w:tcW w:w="1223" w:type="dxa"/>
            <w:shd w:val="clear" w:color="000000" w:fill="FFFFFF"/>
          </w:tcPr>
          <w:p w:rsidR="006B2DEE" w:rsidRDefault="006B2DEE" w:rsidP="00DF33DE">
            <w:pPr>
              <w:pStyle w:val="TableText"/>
            </w:pPr>
          </w:p>
        </w:tc>
        <w:tc>
          <w:tcPr>
            <w:tcW w:w="1740" w:type="dxa"/>
            <w:shd w:val="clear" w:color="000000" w:fill="FFFFFF"/>
          </w:tcPr>
          <w:p w:rsidR="006B2DEE" w:rsidRDefault="006B2DEE" w:rsidP="00DF33DE">
            <w:pPr>
              <w:pStyle w:val="TableText"/>
            </w:pPr>
          </w:p>
        </w:tc>
        <w:tc>
          <w:tcPr>
            <w:tcW w:w="1807" w:type="dxa"/>
            <w:shd w:val="clear" w:color="000000" w:fill="FFFFFF"/>
          </w:tcPr>
          <w:p w:rsidR="006B2DEE" w:rsidRDefault="006B2DEE" w:rsidP="00DF33DE">
            <w:pPr>
              <w:pStyle w:val="TableText"/>
            </w:pPr>
          </w:p>
        </w:tc>
      </w:tr>
      <w:tr w:rsidR="006B2DEE" w:rsidTr="00DF33DE">
        <w:tc>
          <w:tcPr>
            <w:tcW w:w="1820" w:type="dxa"/>
            <w:shd w:val="clear" w:color="000000" w:fill="FFFFFF"/>
          </w:tcPr>
          <w:p w:rsidR="006B2DEE" w:rsidRDefault="006B2DEE" w:rsidP="00DF33DE">
            <w:pPr>
              <w:pStyle w:val="TableText"/>
            </w:pPr>
          </w:p>
        </w:tc>
        <w:tc>
          <w:tcPr>
            <w:tcW w:w="938" w:type="dxa"/>
            <w:shd w:val="clear" w:color="000000" w:fill="FFFFFF"/>
          </w:tcPr>
          <w:p w:rsidR="006B2DEE" w:rsidRDefault="006B2DEE" w:rsidP="00DF33DE">
            <w:pPr>
              <w:pStyle w:val="TableText"/>
            </w:pPr>
          </w:p>
        </w:tc>
        <w:tc>
          <w:tcPr>
            <w:tcW w:w="1223" w:type="dxa"/>
            <w:shd w:val="clear" w:color="000000" w:fill="FFFFFF"/>
          </w:tcPr>
          <w:p w:rsidR="006B2DEE" w:rsidRDefault="006B2DEE" w:rsidP="00DF33DE">
            <w:pPr>
              <w:pStyle w:val="TableText"/>
            </w:pPr>
          </w:p>
        </w:tc>
        <w:tc>
          <w:tcPr>
            <w:tcW w:w="1740" w:type="dxa"/>
            <w:shd w:val="clear" w:color="000000" w:fill="FFFFFF"/>
          </w:tcPr>
          <w:p w:rsidR="006B2DEE" w:rsidRDefault="006B2DEE" w:rsidP="00DF33DE">
            <w:pPr>
              <w:pStyle w:val="TableText"/>
            </w:pPr>
          </w:p>
        </w:tc>
        <w:tc>
          <w:tcPr>
            <w:tcW w:w="1807" w:type="dxa"/>
            <w:shd w:val="clear" w:color="000000" w:fill="FFFFFF"/>
          </w:tcPr>
          <w:p w:rsidR="006B2DEE" w:rsidRDefault="006B2DEE" w:rsidP="00DF33DE">
            <w:pPr>
              <w:pStyle w:val="TableText"/>
            </w:pPr>
          </w:p>
        </w:tc>
      </w:tr>
      <w:tr w:rsidR="006B2DEE" w:rsidTr="00DF33DE">
        <w:tc>
          <w:tcPr>
            <w:tcW w:w="1820" w:type="dxa"/>
            <w:shd w:val="clear" w:color="000000" w:fill="FFFFFF"/>
          </w:tcPr>
          <w:p w:rsidR="006B2DEE" w:rsidRDefault="006B2DEE" w:rsidP="00DF33DE">
            <w:pPr>
              <w:pStyle w:val="TableText"/>
            </w:pPr>
          </w:p>
        </w:tc>
        <w:tc>
          <w:tcPr>
            <w:tcW w:w="938" w:type="dxa"/>
            <w:shd w:val="clear" w:color="000000" w:fill="FFFFFF"/>
          </w:tcPr>
          <w:p w:rsidR="006B2DEE" w:rsidRDefault="006B2DEE" w:rsidP="00DF33DE">
            <w:pPr>
              <w:pStyle w:val="TableText"/>
            </w:pPr>
          </w:p>
        </w:tc>
        <w:tc>
          <w:tcPr>
            <w:tcW w:w="1223" w:type="dxa"/>
            <w:shd w:val="clear" w:color="000000" w:fill="FFFFFF"/>
          </w:tcPr>
          <w:p w:rsidR="006B2DEE" w:rsidRDefault="006B2DEE" w:rsidP="00DF33DE">
            <w:pPr>
              <w:pStyle w:val="TableText"/>
            </w:pPr>
          </w:p>
        </w:tc>
        <w:tc>
          <w:tcPr>
            <w:tcW w:w="1740" w:type="dxa"/>
            <w:shd w:val="clear" w:color="000000" w:fill="FFFFFF"/>
          </w:tcPr>
          <w:p w:rsidR="006B2DEE" w:rsidRDefault="006B2DEE" w:rsidP="00DF33DE">
            <w:pPr>
              <w:pStyle w:val="TableText"/>
            </w:pPr>
          </w:p>
        </w:tc>
        <w:tc>
          <w:tcPr>
            <w:tcW w:w="1807" w:type="dxa"/>
            <w:shd w:val="clear" w:color="000000" w:fill="FFFFFF"/>
          </w:tcPr>
          <w:p w:rsidR="006B2DEE" w:rsidRDefault="006B2DEE" w:rsidP="00DF33DE">
            <w:pPr>
              <w:pStyle w:val="TableText"/>
            </w:pPr>
          </w:p>
        </w:tc>
      </w:tr>
      <w:tr w:rsidR="006B2DEE" w:rsidTr="00DF33DE">
        <w:tc>
          <w:tcPr>
            <w:tcW w:w="1820" w:type="dxa"/>
            <w:shd w:val="clear" w:color="000000" w:fill="FFFFFF"/>
          </w:tcPr>
          <w:p w:rsidR="006B2DEE" w:rsidRDefault="006B2DEE" w:rsidP="00DF33DE">
            <w:pPr>
              <w:pStyle w:val="TableText"/>
            </w:pPr>
          </w:p>
        </w:tc>
        <w:tc>
          <w:tcPr>
            <w:tcW w:w="938" w:type="dxa"/>
            <w:shd w:val="clear" w:color="000000" w:fill="FFFFFF"/>
          </w:tcPr>
          <w:p w:rsidR="006B2DEE" w:rsidRDefault="006B2DEE" w:rsidP="00DF33DE">
            <w:pPr>
              <w:pStyle w:val="TableText"/>
            </w:pPr>
          </w:p>
        </w:tc>
        <w:tc>
          <w:tcPr>
            <w:tcW w:w="1223" w:type="dxa"/>
            <w:shd w:val="clear" w:color="000000" w:fill="FFFFFF"/>
          </w:tcPr>
          <w:p w:rsidR="006B2DEE" w:rsidRDefault="006B2DEE" w:rsidP="00DF33DE">
            <w:pPr>
              <w:pStyle w:val="TableText"/>
            </w:pPr>
          </w:p>
        </w:tc>
        <w:tc>
          <w:tcPr>
            <w:tcW w:w="1740" w:type="dxa"/>
            <w:shd w:val="clear" w:color="000000" w:fill="FFFFFF"/>
          </w:tcPr>
          <w:p w:rsidR="006B2DEE" w:rsidRDefault="006B2DEE" w:rsidP="00DF33DE">
            <w:pPr>
              <w:pStyle w:val="TableText"/>
            </w:pPr>
          </w:p>
        </w:tc>
        <w:tc>
          <w:tcPr>
            <w:tcW w:w="1807" w:type="dxa"/>
            <w:shd w:val="clear" w:color="000000" w:fill="FFFFFF"/>
          </w:tcPr>
          <w:p w:rsidR="006B2DEE" w:rsidRDefault="006B2DEE" w:rsidP="00DF33DE">
            <w:pPr>
              <w:pStyle w:val="TableText"/>
            </w:pPr>
          </w:p>
        </w:tc>
      </w:tr>
    </w:tbl>
    <w:p w:rsidR="006B2DEE" w:rsidRDefault="006B2DEE" w:rsidP="006B2DEE">
      <w:pPr>
        <w:pStyle w:val="BodyText"/>
      </w:pPr>
    </w:p>
    <w:p w:rsidR="006B2DEE" w:rsidRDefault="006B2DEE" w:rsidP="006B2DEE">
      <w:pPr>
        <w:pStyle w:val="Heading3"/>
        <w:tabs>
          <w:tab w:val="clear" w:pos="4320"/>
        </w:tabs>
      </w:pPr>
      <w:bookmarkStart w:id="35" w:name="_Toc355579360"/>
      <w:r>
        <w:t>HR Organization Structure</w:t>
      </w:r>
      <w:bookmarkEnd w:id="35"/>
    </w:p>
    <w:p w:rsidR="006B2DEE" w:rsidRDefault="006B2DEE" w:rsidP="006B2DEE">
      <w:pPr>
        <w:pStyle w:val="BodyText"/>
      </w:pPr>
      <w:r>
        <w:t xml:space="preserve">The following hierarchy shows the HRMS structure of the HR organizations in </w:t>
      </w:r>
      <w:r>
        <w:rPr>
          <w:rStyle w:val="HighlightedVariable"/>
        </w:rPr>
        <w:t>&lt;Company Short Name&gt;</w:t>
      </w:r>
      <w:r>
        <w:t>.  The key points of the structure are:</w:t>
      </w:r>
    </w:p>
    <w:p w:rsidR="006B2DEE" w:rsidRDefault="006B2DEE" w:rsidP="006B2DEE">
      <w:pPr>
        <w:pStyle w:val="Bullet"/>
        <w:tabs>
          <w:tab w:val="clear" w:pos="4320"/>
        </w:tabs>
      </w:pPr>
    </w:p>
    <w:p w:rsidR="006B2DEE" w:rsidRDefault="006B2DEE" w:rsidP="006B2DEE">
      <w:pPr>
        <w:pStyle w:val="Bullet"/>
        <w:tabs>
          <w:tab w:val="clear" w:pos="4320"/>
        </w:tabs>
      </w:pPr>
    </w:p>
    <w:p w:rsidR="006B2DEE" w:rsidRDefault="006B2DEE" w:rsidP="006B2DEE">
      <w:pPr>
        <w:pStyle w:val="Bullet"/>
        <w:tabs>
          <w:tab w:val="clear" w:pos="4320"/>
        </w:tabs>
      </w:pPr>
    </w:p>
    <w:p w:rsidR="006B2DEE" w:rsidRDefault="006B2DEE" w:rsidP="006B2DEE">
      <w:pPr>
        <w:pStyle w:val="BodyText"/>
      </w:pPr>
    </w:p>
    <w:p w:rsidR="006B2DEE" w:rsidRDefault="009D7F5A" w:rsidP="006B2DEE">
      <w:pPr>
        <w:jc w:val="center"/>
      </w:pPr>
      <w:r w:rsidRPr="009D7F5A">
        <w:rPr>
          <w:noProof/>
          <w:lang w:eastAsia="en-US"/>
        </w:rPr>
        <w:drawing>
          <wp:inline distT="0" distB="0" distL="0" distR="0">
            <wp:extent cx="4610100" cy="2095500"/>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4610100" cy="2095500"/>
                    </a:xfrm>
                    <a:prstGeom prst="rect">
                      <a:avLst/>
                    </a:prstGeom>
                    <a:noFill/>
                    <a:ln w="9525">
                      <a:noFill/>
                      <a:miter lim="800000"/>
                      <a:headEnd/>
                      <a:tailEnd/>
                    </a:ln>
                  </pic:spPr>
                </pic:pic>
              </a:graphicData>
            </a:graphic>
          </wp:inline>
        </w:drawing>
      </w:r>
    </w:p>
    <w:p w:rsidR="006B2DEE" w:rsidRDefault="006B2DEE" w:rsidP="00A50049">
      <w:pPr>
        <w:pStyle w:val="Heading1"/>
      </w:pPr>
      <w:bookmarkStart w:id="36" w:name="_Toc355579362"/>
      <w:bookmarkStart w:id="37" w:name="_Toc452262294"/>
      <w:bookmarkStart w:id="38" w:name="_Toc387231896"/>
      <w:r>
        <w:lastRenderedPageBreak/>
        <w:t xml:space="preserve">Integrated Application Functional </w:t>
      </w:r>
      <w:bookmarkEnd w:id="36"/>
      <w:bookmarkEnd w:id="37"/>
      <w:r>
        <w:t>Description</w:t>
      </w:r>
      <w:bookmarkEnd w:id="38"/>
    </w:p>
    <w:p w:rsidR="006B2DEE" w:rsidRDefault="006B2DEE" w:rsidP="006B2DEE">
      <w:pPr>
        <w:pStyle w:val="BodyText"/>
      </w:pPr>
      <w:r>
        <w:t xml:space="preserve">The following diagram shows the functional description for the integrated finance, distribution, and manufacturing operations of </w:t>
      </w:r>
      <w:r>
        <w:rPr>
          <w:rStyle w:val="HighlightedVariable"/>
        </w:rPr>
        <w:t>&lt;Company Short Name&gt;</w:t>
      </w:r>
      <w:r>
        <w:t xml:space="preserve"> when implemented in the applications.  The functional description uses the business architecture shown below and develops it to show how the critical architecture parameters relate to the individual business functions, which correlate to the application modules.</w:t>
      </w:r>
    </w:p>
    <w:p w:rsidR="006B2DEE" w:rsidRDefault="006B2DEE" w:rsidP="006B2DEE">
      <w:pPr>
        <w:pStyle w:val="BodyText"/>
      </w:pPr>
      <w:r>
        <w:t>The key points of the functional description are:</w:t>
      </w:r>
    </w:p>
    <w:p w:rsidR="006B2DEE" w:rsidRDefault="006B2DEE" w:rsidP="006B2DEE">
      <w:pPr>
        <w:pStyle w:val="Bullet"/>
        <w:tabs>
          <w:tab w:val="clear" w:pos="4320"/>
        </w:tabs>
      </w:pPr>
    </w:p>
    <w:p w:rsidR="006B2DEE" w:rsidRDefault="006B2DEE" w:rsidP="006B2DEE">
      <w:pPr>
        <w:pStyle w:val="Bullet"/>
        <w:tabs>
          <w:tab w:val="clear" w:pos="4320"/>
        </w:tabs>
      </w:pPr>
    </w:p>
    <w:p w:rsidR="006B2DEE" w:rsidRDefault="006B2DEE" w:rsidP="006B2DEE">
      <w:pPr>
        <w:pStyle w:val="Bullet"/>
        <w:tabs>
          <w:tab w:val="clear" w:pos="4320"/>
        </w:tabs>
      </w:pPr>
    </w:p>
    <w:p w:rsidR="006B2DEE" w:rsidRDefault="006B2DEE" w:rsidP="006B2DEE">
      <w:pPr>
        <w:pStyle w:val="BodyText"/>
      </w:pPr>
    </w:p>
    <w:p w:rsidR="006B2DEE" w:rsidRDefault="009D7F5A" w:rsidP="006B2DEE">
      <w:pPr>
        <w:jc w:val="center"/>
      </w:pPr>
      <w:r w:rsidRPr="009D7F5A">
        <w:rPr>
          <w:noProof/>
          <w:lang w:eastAsia="en-US"/>
        </w:rPr>
        <w:drawing>
          <wp:inline distT="0" distB="0" distL="0" distR="0">
            <wp:extent cx="3429000" cy="1876425"/>
            <wp:effectExtent l="1905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srcRect/>
                    <a:stretch>
                      <a:fillRect/>
                    </a:stretch>
                  </pic:blipFill>
                  <pic:spPr bwMode="auto">
                    <a:xfrm>
                      <a:off x="0" y="0"/>
                      <a:ext cx="3429000" cy="1876425"/>
                    </a:xfrm>
                    <a:prstGeom prst="rect">
                      <a:avLst/>
                    </a:prstGeom>
                    <a:noFill/>
                    <a:ln w="9525">
                      <a:noFill/>
                      <a:miter lim="800000"/>
                      <a:headEnd/>
                      <a:tailEnd/>
                    </a:ln>
                  </pic:spPr>
                </pic:pic>
              </a:graphicData>
            </a:graphic>
          </wp:inline>
        </w:drawing>
      </w:r>
    </w:p>
    <w:p w:rsidR="006B2DEE" w:rsidRDefault="006B2DEE" w:rsidP="006B2DEE">
      <w:pPr>
        <w:pStyle w:val="BodyText"/>
      </w:pPr>
    </w:p>
    <w:p w:rsidR="006B2DEE" w:rsidRDefault="006B2DEE" w:rsidP="00A50049">
      <w:pPr>
        <w:pStyle w:val="Heading1"/>
      </w:pPr>
      <w:bookmarkStart w:id="39" w:name="_Toc387231897"/>
      <w:r>
        <w:lastRenderedPageBreak/>
        <w:t>Open and Closed Issues</w:t>
      </w:r>
      <w:bookmarkEnd w:id="39"/>
    </w:p>
    <w:p w:rsidR="006B2DEE" w:rsidRDefault="006B2DEE" w:rsidP="006B2DEE">
      <w:pPr>
        <w:pStyle w:val="BodyText"/>
        <w:rPr>
          <w:rFonts w:eastAsia="Arial Unicode MS"/>
        </w:rPr>
      </w:pPr>
    </w:p>
    <w:p w:rsidR="006B2DEE" w:rsidRDefault="006B2DEE" w:rsidP="00C77140">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6B2DEE" w:rsidRDefault="006B2DEE" w:rsidP="006B2DEE">
      <w:pPr>
        <w:pStyle w:val="Heading2"/>
        <w:tabs>
          <w:tab w:val="clear" w:pos="4320"/>
        </w:tabs>
      </w:pPr>
      <w:bookmarkStart w:id="40" w:name="_Toc263849817"/>
      <w:bookmarkStart w:id="41" w:name="_Toc387231898"/>
      <w:r>
        <w:t>Open Issues</w:t>
      </w:r>
      <w:bookmarkEnd w:id="40"/>
      <w:bookmarkEnd w:id="41"/>
    </w:p>
    <w:p w:rsidR="006B2DEE" w:rsidRDefault="006B2DEE" w:rsidP="006B2DEE">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6B2DEE" w:rsidTr="00DF33DE">
        <w:trPr>
          <w:tblHeader/>
        </w:trPr>
        <w:tc>
          <w:tcPr>
            <w:tcW w:w="900" w:type="dxa"/>
            <w:tcBorders>
              <w:top w:val="single" w:sz="12" w:space="0" w:color="000000"/>
              <w:bottom w:val="single" w:sz="6" w:space="0" w:color="000000"/>
              <w:right w:val="nil"/>
            </w:tcBorders>
            <w:shd w:val="clear" w:color="000000" w:fill="E6E6E6"/>
          </w:tcPr>
          <w:p w:rsidR="006B2DEE" w:rsidRDefault="006B2DEE" w:rsidP="00DF33DE">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Target Date</w:t>
            </w:r>
          </w:p>
        </w:tc>
        <w:tc>
          <w:tcPr>
            <w:tcW w:w="1256" w:type="dxa"/>
            <w:tcBorders>
              <w:top w:val="single" w:sz="12" w:space="0" w:color="000000"/>
              <w:left w:val="nil"/>
              <w:bottom w:val="single" w:sz="6" w:space="0" w:color="000000"/>
            </w:tcBorders>
            <w:shd w:val="clear" w:color="000000" w:fill="E6E6E6"/>
          </w:tcPr>
          <w:p w:rsidR="006B2DEE" w:rsidRDefault="006B2DEE" w:rsidP="00DF33DE">
            <w:pPr>
              <w:pStyle w:val="TableHeading"/>
            </w:pPr>
            <w:r>
              <w:t>Impact Date</w:t>
            </w:r>
          </w:p>
        </w:tc>
      </w:tr>
      <w:tr w:rsidR="006B2DEE" w:rsidTr="00DF33DE">
        <w:tc>
          <w:tcPr>
            <w:tcW w:w="900" w:type="dxa"/>
            <w:tcBorders>
              <w:top w:val="single" w:sz="6" w:space="0" w:color="000000"/>
            </w:tcBorders>
            <w:shd w:val="clear" w:color="000000" w:fill="FFFFFF"/>
          </w:tcPr>
          <w:p w:rsidR="006B2DEE" w:rsidRDefault="006B2DEE" w:rsidP="00DF33DE">
            <w:pPr>
              <w:pStyle w:val="TableText"/>
              <w:rPr>
                <w:color w:val="000000"/>
              </w:rPr>
            </w:pPr>
          </w:p>
        </w:tc>
        <w:tc>
          <w:tcPr>
            <w:tcW w:w="2183" w:type="dxa"/>
            <w:tcBorders>
              <w:top w:val="single" w:sz="6" w:space="0" w:color="000000"/>
            </w:tcBorders>
            <w:shd w:val="clear" w:color="000000" w:fill="FFFFFF"/>
          </w:tcPr>
          <w:p w:rsidR="006B2DEE" w:rsidRDefault="006B2DEE" w:rsidP="00DF33DE">
            <w:pPr>
              <w:pStyle w:val="TableText"/>
              <w:rPr>
                <w:color w:val="000000"/>
              </w:rPr>
            </w:pPr>
          </w:p>
        </w:tc>
        <w:tc>
          <w:tcPr>
            <w:tcW w:w="2880" w:type="dxa"/>
            <w:tcBorders>
              <w:top w:val="single" w:sz="6" w:space="0" w:color="000000"/>
            </w:tcBorders>
            <w:shd w:val="clear" w:color="000000" w:fill="FFFFFF"/>
          </w:tcPr>
          <w:p w:rsidR="006B2DEE" w:rsidRDefault="006B2DEE" w:rsidP="00DF33DE">
            <w:pPr>
              <w:pStyle w:val="TableText"/>
              <w:rPr>
                <w:color w:val="000000"/>
              </w:rPr>
            </w:pPr>
          </w:p>
        </w:tc>
        <w:tc>
          <w:tcPr>
            <w:tcW w:w="1673" w:type="dxa"/>
            <w:tcBorders>
              <w:top w:val="single" w:sz="6" w:space="0" w:color="000000"/>
            </w:tcBorders>
            <w:shd w:val="clear" w:color="000000" w:fill="FFFFFF"/>
          </w:tcPr>
          <w:p w:rsidR="006B2DEE" w:rsidRDefault="006B2DEE" w:rsidP="00DF33DE">
            <w:pPr>
              <w:pStyle w:val="TableText"/>
              <w:rPr>
                <w:color w:val="000000"/>
              </w:rPr>
            </w:pPr>
          </w:p>
        </w:tc>
        <w:tc>
          <w:tcPr>
            <w:tcW w:w="1295" w:type="dxa"/>
            <w:tcBorders>
              <w:top w:val="single" w:sz="6" w:space="0" w:color="000000"/>
            </w:tcBorders>
            <w:shd w:val="clear" w:color="000000" w:fill="FFFFFF"/>
          </w:tcPr>
          <w:p w:rsidR="006B2DEE" w:rsidRDefault="006B2DEE" w:rsidP="00DF33DE">
            <w:pPr>
              <w:pStyle w:val="TableText"/>
              <w:rPr>
                <w:color w:val="000000"/>
              </w:rPr>
            </w:pPr>
          </w:p>
        </w:tc>
        <w:tc>
          <w:tcPr>
            <w:tcW w:w="1256" w:type="dxa"/>
            <w:tcBorders>
              <w:top w:val="single" w:sz="6" w:space="0" w:color="000000"/>
            </w:tcBorders>
            <w:shd w:val="clear" w:color="000000" w:fill="FFFFFF"/>
          </w:tcPr>
          <w:p w:rsidR="006B2DEE" w:rsidRDefault="006B2DEE" w:rsidP="00DF33DE">
            <w:pPr>
              <w:pStyle w:val="TableText"/>
              <w:rPr>
                <w:color w:val="000000"/>
              </w:rPr>
            </w:pPr>
          </w:p>
        </w:tc>
      </w:tr>
      <w:tr w:rsidR="006B2DEE" w:rsidTr="00DF33DE">
        <w:tc>
          <w:tcPr>
            <w:tcW w:w="900" w:type="dxa"/>
            <w:shd w:val="clear" w:color="000000" w:fill="FFFFFF"/>
          </w:tcPr>
          <w:p w:rsidR="006B2DEE" w:rsidRDefault="006B2DEE" w:rsidP="00DF33DE">
            <w:pPr>
              <w:pStyle w:val="TableText"/>
              <w:rPr>
                <w:color w:val="000000"/>
              </w:rPr>
            </w:pPr>
          </w:p>
        </w:tc>
        <w:tc>
          <w:tcPr>
            <w:tcW w:w="2183" w:type="dxa"/>
            <w:shd w:val="clear" w:color="000000" w:fill="FFFFFF"/>
          </w:tcPr>
          <w:p w:rsidR="006B2DEE" w:rsidRDefault="006B2DEE" w:rsidP="00DF33DE">
            <w:pPr>
              <w:pStyle w:val="TableText"/>
              <w:rPr>
                <w:color w:val="000000"/>
              </w:rPr>
            </w:pPr>
          </w:p>
        </w:tc>
        <w:tc>
          <w:tcPr>
            <w:tcW w:w="2880" w:type="dxa"/>
            <w:shd w:val="clear" w:color="000000" w:fill="FFFFFF"/>
          </w:tcPr>
          <w:p w:rsidR="006B2DEE" w:rsidRDefault="006B2DEE" w:rsidP="00DF33DE">
            <w:pPr>
              <w:pStyle w:val="TableText"/>
              <w:rPr>
                <w:color w:val="000000"/>
              </w:rPr>
            </w:pPr>
          </w:p>
        </w:tc>
        <w:tc>
          <w:tcPr>
            <w:tcW w:w="1673" w:type="dxa"/>
            <w:shd w:val="clear" w:color="000000" w:fill="FFFFFF"/>
          </w:tcPr>
          <w:p w:rsidR="006B2DEE" w:rsidRDefault="006B2DEE" w:rsidP="00DF33DE">
            <w:pPr>
              <w:pStyle w:val="TableText"/>
              <w:rPr>
                <w:color w:val="000000"/>
              </w:rPr>
            </w:pPr>
          </w:p>
        </w:tc>
        <w:tc>
          <w:tcPr>
            <w:tcW w:w="1295" w:type="dxa"/>
            <w:shd w:val="clear" w:color="000000" w:fill="FFFFFF"/>
          </w:tcPr>
          <w:p w:rsidR="006B2DEE" w:rsidRDefault="006B2DEE" w:rsidP="00DF33DE">
            <w:pPr>
              <w:pStyle w:val="TableText"/>
              <w:rPr>
                <w:color w:val="000000"/>
              </w:rPr>
            </w:pPr>
          </w:p>
        </w:tc>
        <w:tc>
          <w:tcPr>
            <w:tcW w:w="1256" w:type="dxa"/>
            <w:shd w:val="clear" w:color="000000" w:fill="FFFFFF"/>
          </w:tcPr>
          <w:p w:rsidR="006B2DEE" w:rsidRDefault="006B2DEE" w:rsidP="00DF33DE">
            <w:pPr>
              <w:pStyle w:val="TableText"/>
              <w:rPr>
                <w:color w:val="000000"/>
              </w:rPr>
            </w:pPr>
          </w:p>
        </w:tc>
      </w:tr>
      <w:tr w:rsidR="006B2DEE" w:rsidTr="00DF33DE">
        <w:tc>
          <w:tcPr>
            <w:tcW w:w="900" w:type="dxa"/>
            <w:shd w:val="clear" w:color="000000" w:fill="FFFFFF"/>
          </w:tcPr>
          <w:p w:rsidR="006B2DEE" w:rsidRDefault="006B2DEE" w:rsidP="00DF33DE">
            <w:pPr>
              <w:pStyle w:val="TableText"/>
              <w:rPr>
                <w:color w:val="000000"/>
              </w:rPr>
            </w:pPr>
          </w:p>
        </w:tc>
        <w:tc>
          <w:tcPr>
            <w:tcW w:w="2183" w:type="dxa"/>
            <w:shd w:val="clear" w:color="000000" w:fill="FFFFFF"/>
          </w:tcPr>
          <w:p w:rsidR="006B2DEE" w:rsidRDefault="006B2DEE" w:rsidP="00DF33DE">
            <w:pPr>
              <w:pStyle w:val="TableText"/>
              <w:rPr>
                <w:color w:val="000000"/>
              </w:rPr>
            </w:pPr>
          </w:p>
        </w:tc>
        <w:tc>
          <w:tcPr>
            <w:tcW w:w="2880" w:type="dxa"/>
            <w:shd w:val="clear" w:color="000000" w:fill="FFFFFF"/>
          </w:tcPr>
          <w:p w:rsidR="006B2DEE" w:rsidRDefault="006B2DEE" w:rsidP="00DF33DE">
            <w:pPr>
              <w:pStyle w:val="TableText"/>
              <w:rPr>
                <w:color w:val="000000"/>
              </w:rPr>
            </w:pPr>
          </w:p>
        </w:tc>
        <w:tc>
          <w:tcPr>
            <w:tcW w:w="1673" w:type="dxa"/>
            <w:shd w:val="clear" w:color="000000" w:fill="FFFFFF"/>
          </w:tcPr>
          <w:p w:rsidR="006B2DEE" w:rsidRDefault="006B2DEE" w:rsidP="00DF33DE">
            <w:pPr>
              <w:pStyle w:val="TableText"/>
              <w:rPr>
                <w:color w:val="000000"/>
              </w:rPr>
            </w:pPr>
          </w:p>
        </w:tc>
        <w:tc>
          <w:tcPr>
            <w:tcW w:w="1295" w:type="dxa"/>
            <w:shd w:val="clear" w:color="000000" w:fill="FFFFFF"/>
          </w:tcPr>
          <w:p w:rsidR="006B2DEE" w:rsidRDefault="006B2DEE" w:rsidP="00DF33DE">
            <w:pPr>
              <w:pStyle w:val="TableText"/>
              <w:rPr>
                <w:color w:val="000000"/>
              </w:rPr>
            </w:pPr>
          </w:p>
        </w:tc>
        <w:tc>
          <w:tcPr>
            <w:tcW w:w="1256" w:type="dxa"/>
            <w:shd w:val="clear" w:color="000000" w:fill="FFFFFF"/>
          </w:tcPr>
          <w:p w:rsidR="006B2DEE" w:rsidRDefault="006B2DEE" w:rsidP="00DF33DE">
            <w:pPr>
              <w:pStyle w:val="TableText"/>
              <w:rPr>
                <w:color w:val="000000"/>
              </w:rPr>
            </w:pPr>
          </w:p>
        </w:tc>
      </w:tr>
      <w:tr w:rsidR="006B2DEE" w:rsidTr="00DF33DE">
        <w:tc>
          <w:tcPr>
            <w:tcW w:w="900" w:type="dxa"/>
            <w:shd w:val="clear" w:color="000000" w:fill="FFFFFF"/>
          </w:tcPr>
          <w:p w:rsidR="006B2DEE" w:rsidRDefault="006B2DEE" w:rsidP="00DF33DE">
            <w:pPr>
              <w:pStyle w:val="TableText"/>
              <w:rPr>
                <w:color w:val="000000"/>
              </w:rPr>
            </w:pPr>
          </w:p>
        </w:tc>
        <w:tc>
          <w:tcPr>
            <w:tcW w:w="2183" w:type="dxa"/>
            <w:shd w:val="clear" w:color="000000" w:fill="FFFFFF"/>
          </w:tcPr>
          <w:p w:rsidR="006B2DEE" w:rsidRDefault="006B2DEE" w:rsidP="00DF33DE">
            <w:pPr>
              <w:pStyle w:val="TableText"/>
              <w:rPr>
                <w:color w:val="000000"/>
              </w:rPr>
            </w:pPr>
          </w:p>
        </w:tc>
        <w:tc>
          <w:tcPr>
            <w:tcW w:w="2880" w:type="dxa"/>
            <w:shd w:val="clear" w:color="000000" w:fill="FFFFFF"/>
          </w:tcPr>
          <w:p w:rsidR="006B2DEE" w:rsidRDefault="006B2DEE" w:rsidP="00DF33DE">
            <w:pPr>
              <w:pStyle w:val="TableText"/>
              <w:rPr>
                <w:color w:val="000000"/>
              </w:rPr>
            </w:pPr>
          </w:p>
        </w:tc>
        <w:tc>
          <w:tcPr>
            <w:tcW w:w="1673" w:type="dxa"/>
            <w:shd w:val="clear" w:color="000000" w:fill="FFFFFF"/>
          </w:tcPr>
          <w:p w:rsidR="006B2DEE" w:rsidRDefault="006B2DEE" w:rsidP="00DF33DE">
            <w:pPr>
              <w:pStyle w:val="TableText"/>
              <w:rPr>
                <w:color w:val="000000"/>
              </w:rPr>
            </w:pPr>
          </w:p>
        </w:tc>
        <w:tc>
          <w:tcPr>
            <w:tcW w:w="1295" w:type="dxa"/>
            <w:shd w:val="clear" w:color="000000" w:fill="FFFFFF"/>
          </w:tcPr>
          <w:p w:rsidR="006B2DEE" w:rsidRDefault="006B2DEE" w:rsidP="00DF33DE">
            <w:pPr>
              <w:pStyle w:val="TableText"/>
              <w:rPr>
                <w:color w:val="000000"/>
              </w:rPr>
            </w:pPr>
          </w:p>
        </w:tc>
        <w:tc>
          <w:tcPr>
            <w:tcW w:w="1256" w:type="dxa"/>
            <w:shd w:val="clear" w:color="000000" w:fill="FFFFFF"/>
          </w:tcPr>
          <w:p w:rsidR="006B2DEE" w:rsidRDefault="006B2DEE" w:rsidP="00DF33DE">
            <w:pPr>
              <w:pStyle w:val="TableText"/>
              <w:rPr>
                <w:color w:val="000000"/>
              </w:rPr>
            </w:pPr>
          </w:p>
        </w:tc>
      </w:tr>
    </w:tbl>
    <w:p w:rsidR="006B2DEE" w:rsidRDefault="006B2DEE" w:rsidP="006B2DEE">
      <w:pPr>
        <w:pStyle w:val="BodyText"/>
      </w:pPr>
    </w:p>
    <w:p w:rsidR="006B2DEE" w:rsidRDefault="006B2DEE" w:rsidP="006B2DEE">
      <w:pPr>
        <w:pStyle w:val="Heading2"/>
        <w:tabs>
          <w:tab w:val="clear" w:pos="4320"/>
        </w:tabs>
      </w:pPr>
      <w:bookmarkStart w:id="42" w:name="_Toc263849818"/>
      <w:bookmarkStart w:id="43" w:name="_Toc387231899"/>
      <w:r>
        <w:t>Closed Issues</w:t>
      </w:r>
      <w:bookmarkEnd w:id="42"/>
      <w:bookmarkEnd w:id="43"/>
    </w:p>
    <w:p w:rsidR="006B2DEE" w:rsidRDefault="006B2DEE" w:rsidP="006B2DEE">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6B2DEE" w:rsidTr="00DF33DE">
        <w:trPr>
          <w:tblHeader/>
        </w:trPr>
        <w:tc>
          <w:tcPr>
            <w:tcW w:w="900" w:type="dxa"/>
            <w:tcBorders>
              <w:top w:val="single" w:sz="12" w:space="0" w:color="000000"/>
              <w:bottom w:val="single" w:sz="6" w:space="0" w:color="000000"/>
              <w:right w:val="nil"/>
            </w:tcBorders>
            <w:shd w:val="clear" w:color="000000" w:fill="E6E6E6"/>
          </w:tcPr>
          <w:p w:rsidR="006B2DEE" w:rsidRDefault="006B2DEE" w:rsidP="00DF33DE">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6B2DEE" w:rsidRDefault="006B2DEE" w:rsidP="00DF33DE">
            <w:pPr>
              <w:pStyle w:val="TableHeading"/>
            </w:pPr>
            <w:r>
              <w:t>Target Date</w:t>
            </w:r>
          </w:p>
        </w:tc>
        <w:tc>
          <w:tcPr>
            <w:tcW w:w="1256" w:type="dxa"/>
            <w:tcBorders>
              <w:top w:val="single" w:sz="12" w:space="0" w:color="000000"/>
              <w:left w:val="nil"/>
              <w:bottom w:val="single" w:sz="6" w:space="0" w:color="000000"/>
            </w:tcBorders>
            <w:shd w:val="clear" w:color="000000" w:fill="E6E6E6"/>
          </w:tcPr>
          <w:p w:rsidR="006B2DEE" w:rsidRDefault="006B2DEE" w:rsidP="00DF33DE">
            <w:pPr>
              <w:pStyle w:val="TableHeading"/>
            </w:pPr>
            <w:r>
              <w:t>Impact Date</w:t>
            </w:r>
          </w:p>
        </w:tc>
      </w:tr>
      <w:tr w:rsidR="006B2DEE" w:rsidTr="00DF33DE">
        <w:tc>
          <w:tcPr>
            <w:tcW w:w="900" w:type="dxa"/>
            <w:tcBorders>
              <w:top w:val="single" w:sz="6" w:space="0" w:color="000000"/>
            </w:tcBorders>
            <w:shd w:val="clear" w:color="000000" w:fill="FFFFFF"/>
          </w:tcPr>
          <w:p w:rsidR="006B2DEE" w:rsidRDefault="006B2DEE" w:rsidP="00DF33DE">
            <w:pPr>
              <w:pStyle w:val="TableText"/>
              <w:rPr>
                <w:color w:val="000000"/>
              </w:rPr>
            </w:pPr>
          </w:p>
        </w:tc>
        <w:tc>
          <w:tcPr>
            <w:tcW w:w="2183" w:type="dxa"/>
            <w:tcBorders>
              <w:top w:val="single" w:sz="6" w:space="0" w:color="000000"/>
            </w:tcBorders>
            <w:shd w:val="clear" w:color="000000" w:fill="FFFFFF"/>
          </w:tcPr>
          <w:p w:rsidR="006B2DEE" w:rsidRDefault="006B2DEE" w:rsidP="00DF33DE">
            <w:pPr>
              <w:pStyle w:val="TableText"/>
              <w:rPr>
                <w:color w:val="000000"/>
              </w:rPr>
            </w:pPr>
          </w:p>
        </w:tc>
        <w:tc>
          <w:tcPr>
            <w:tcW w:w="2880" w:type="dxa"/>
            <w:tcBorders>
              <w:top w:val="single" w:sz="6" w:space="0" w:color="000000"/>
            </w:tcBorders>
            <w:shd w:val="clear" w:color="000000" w:fill="FFFFFF"/>
          </w:tcPr>
          <w:p w:rsidR="006B2DEE" w:rsidRDefault="006B2DEE" w:rsidP="00DF33DE">
            <w:pPr>
              <w:pStyle w:val="TableText"/>
              <w:rPr>
                <w:color w:val="000000"/>
              </w:rPr>
            </w:pPr>
          </w:p>
        </w:tc>
        <w:tc>
          <w:tcPr>
            <w:tcW w:w="1673" w:type="dxa"/>
            <w:tcBorders>
              <w:top w:val="single" w:sz="6" w:space="0" w:color="000000"/>
            </w:tcBorders>
            <w:shd w:val="clear" w:color="000000" w:fill="FFFFFF"/>
          </w:tcPr>
          <w:p w:rsidR="006B2DEE" w:rsidRDefault="006B2DEE" w:rsidP="00DF33DE">
            <w:pPr>
              <w:pStyle w:val="TableText"/>
              <w:rPr>
                <w:color w:val="000000"/>
              </w:rPr>
            </w:pPr>
          </w:p>
        </w:tc>
        <w:tc>
          <w:tcPr>
            <w:tcW w:w="1295" w:type="dxa"/>
            <w:tcBorders>
              <w:top w:val="single" w:sz="6" w:space="0" w:color="000000"/>
            </w:tcBorders>
            <w:shd w:val="clear" w:color="000000" w:fill="FFFFFF"/>
          </w:tcPr>
          <w:p w:rsidR="006B2DEE" w:rsidRDefault="006B2DEE" w:rsidP="00DF33DE">
            <w:pPr>
              <w:pStyle w:val="TableText"/>
              <w:rPr>
                <w:color w:val="000000"/>
              </w:rPr>
            </w:pPr>
          </w:p>
        </w:tc>
        <w:tc>
          <w:tcPr>
            <w:tcW w:w="1256" w:type="dxa"/>
            <w:tcBorders>
              <w:top w:val="single" w:sz="6" w:space="0" w:color="000000"/>
            </w:tcBorders>
            <w:shd w:val="clear" w:color="000000" w:fill="FFFFFF"/>
          </w:tcPr>
          <w:p w:rsidR="006B2DEE" w:rsidRDefault="006B2DEE" w:rsidP="00DF33DE">
            <w:pPr>
              <w:pStyle w:val="TableText"/>
              <w:rPr>
                <w:color w:val="000000"/>
              </w:rPr>
            </w:pPr>
          </w:p>
        </w:tc>
      </w:tr>
      <w:tr w:rsidR="006B2DEE" w:rsidTr="00DF33DE">
        <w:tc>
          <w:tcPr>
            <w:tcW w:w="900" w:type="dxa"/>
            <w:shd w:val="clear" w:color="000000" w:fill="FFFFFF"/>
          </w:tcPr>
          <w:p w:rsidR="006B2DEE" w:rsidRDefault="006B2DEE" w:rsidP="00DF33DE">
            <w:pPr>
              <w:pStyle w:val="TableText"/>
              <w:rPr>
                <w:color w:val="000000"/>
              </w:rPr>
            </w:pPr>
          </w:p>
        </w:tc>
        <w:tc>
          <w:tcPr>
            <w:tcW w:w="2183" w:type="dxa"/>
            <w:shd w:val="clear" w:color="000000" w:fill="FFFFFF"/>
          </w:tcPr>
          <w:p w:rsidR="006B2DEE" w:rsidRDefault="006B2DEE" w:rsidP="00DF33DE">
            <w:pPr>
              <w:pStyle w:val="TableText"/>
              <w:rPr>
                <w:color w:val="000000"/>
              </w:rPr>
            </w:pPr>
          </w:p>
        </w:tc>
        <w:tc>
          <w:tcPr>
            <w:tcW w:w="2880" w:type="dxa"/>
            <w:shd w:val="clear" w:color="000000" w:fill="FFFFFF"/>
          </w:tcPr>
          <w:p w:rsidR="006B2DEE" w:rsidRDefault="006B2DEE" w:rsidP="00DF33DE">
            <w:pPr>
              <w:pStyle w:val="TableText"/>
              <w:rPr>
                <w:color w:val="000000"/>
              </w:rPr>
            </w:pPr>
          </w:p>
        </w:tc>
        <w:tc>
          <w:tcPr>
            <w:tcW w:w="1673" w:type="dxa"/>
            <w:shd w:val="clear" w:color="000000" w:fill="FFFFFF"/>
          </w:tcPr>
          <w:p w:rsidR="006B2DEE" w:rsidRDefault="006B2DEE" w:rsidP="00DF33DE">
            <w:pPr>
              <w:pStyle w:val="TableText"/>
              <w:rPr>
                <w:color w:val="000000"/>
              </w:rPr>
            </w:pPr>
          </w:p>
        </w:tc>
        <w:tc>
          <w:tcPr>
            <w:tcW w:w="1295" w:type="dxa"/>
            <w:shd w:val="clear" w:color="000000" w:fill="FFFFFF"/>
          </w:tcPr>
          <w:p w:rsidR="006B2DEE" w:rsidRDefault="006B2DEE" w:rsidP="00DF33DE">
            <w:pPr>
              <w:pStyle w:val="TableText"/>
              <w:rPr>
                <w:color w:val="000000"/>
              </w:rPr>
            </w:pPr>
          </w:p>
        </w:tc>
        <w:tc>
          <w:tcPr>
            <w:tcW w:w="1256" w:type="dxa"/>
            <w:shd w:val="clear" w:color="000000" w:fill="FFFFFF"/>
          </w:tcPr>
          <w:p w:rsidR="006B2DEE" w:rsidRDefault="006B2DEE" w:rsidP="00DF33DE">
            <w:pPr>
              <w:pStyle w:val="TableText"/>
              <w:rPr>
                <w:color w:val="000000"/>
              </w:rPr>
            </w:pPr>
          </w:p>
        </w:tc>
      </w:tr>
      <w:tr w:rsidR="006B2DEE" w:rsidTr="00DF33DE">
        <w:tc>
          <w:tcPr>
            <w:tcW w:w="900" w:type="dxa"/>
            <w:shd w:val="clear" w:color="000000" w:fill="FFFFFF"/>
          </w:tcPr>
          <w:p w:rsidR="006B2DEE" w:rsidRDefault="006B2DEE" w:rsidP="00DF33DE">
            <w:pPr>
              <w:pStyle w:val="TableText"/>
              <w:rPr>
                <w:color w:val="000000"/>
              </w:rPr>
            </w:pPr>
          </w:p>
        </w:tc>
        <w:tc>
          <w:tcPr>
            <w:tcW w:w="2183" w:type="dxa"/>
            <w:shd w:val="clear" w:color="000000" w:fill="FFFFFF"/>
          </w:tcPr>
          <w:p w:rsidR="006B2DEE" w:rsidRDefault="006B2DEE" w:rsidP="00DF33DE">
            <w:pPr>
              <w:pStyle w:val="TableText"/>
              <w:rPr>
                <w:color w:val="000000"/>
              </w:rPr>
            </w:pPr>
          </w:p>
        </w:tc>
        <w:tc>
          <w:tcPr>
            <w:tcW w:w="2880" w:type="dxa"/>
            <w:shd w:val="clear" w:color="000000" w:fill="FFFFFF"/>
          </w:tcPr>
          <w:p w:rsidR="006B2DEE" w:rsidRDefault="006B2DEE" w:rsidP="00DF33DE">
            <w:pPr>
              <w:pStyle w:val="TableText"/>
              <w:rPr>
                <w:color w:val="000000"/>
              </w:rPr>
            </w:pPr>
          </w:p>
        </w:tc>
        <w:tc>
          <w:tcPr>
            <w:tcW w:w="1673" w:type="dxa"/>
            <w:shd w:val="clear" w:color="000000" w:fill="FFFFFF"/>
          </w:tcPr>
          <w:p w:rsidR="006B2DEE" w:rsidRDefault="006B2DEE" w:rsidP="00DF33DE">
            <w:pPr>
              <w:pStyle w:val="TableText"/>
              <w:rPr>
                <w:color w:val="000000"/>
              </w:rPr>
            </w:pPr>
          </w:p>
        </w:tc>
        <w:tc>
          <w:tcPr>
            <w:tcW w:w="1295" w:type="dxa"/>
            <w:shd w:val="clear" w:color="000000" w:fill="FFFFFF"/>
          </w:tcPr>
          <w:p w:rsidR="006B2DEE" w:rsidRDefault="006B2DEE" w:rsidP="00DF33DE">
            <w:pPr>
              <w:pStyle w:val="TableText"/>
              <w:rPr>
                <w:color w:val="000000"/>
              </w:rPr>
            </w:pPr>
          </w:p>
        </w:tc>
        <w:tc>
          <w:tcPr>
            <w:tcW w:w="1256" w:type="dxa"/>
            <w:shd w:val="clear" w:color="000000" w:fill="FFFFFF"/>
          </w:tcPr>
          <w:p w:rsidR="006B2DEE" w:rsidRDefault="006B2DEE" w:rsidP="00DF33DE">
            <w:pPr>
              <w:pStyle w:val="TableText"/>
              <w:rPr>
                <w:color w:val="000000"/>
              </w:rPr>
            </w:pPr>
          </w:p>
        </w:tc>
      </w:tr>
      <w:tr w:rsidR="006B2DEE" w:rsidTr="00DF33DE">
        <w:tc>
          <w:tcPr>
            <w:tcW w:w="900" w:type="dxa"/>
            <w:shd w:val="clear" w:color="000000" w:fill="FFFFFF"/>
          </w:tcPr>
          <w:p w:rsidR="006B2DEE" w:rsidRDefault="006B2DEE" w:rsidP="00DF33DE">
            <w:pPr>
              <w:pStyle w:val="TableText"/>
              <w:rPr>
                <w:color w:val="000000"/>
              </w:rPr>
            </w:pPr>
          </w:p>
        </w:tc>
        <w:tc>
          <w:tcPr>
            <w:tcW w:w="2183" w:type="dxa"/>
            <w:shd w:val="clear" w:color="000000" w:fill="FFFFFF"/>
          </w:tcPr>
          <w:p w:rsidR="006B2DEE" w:rsidRDefault="006B2DEE" w:rsidP="00DF33DE">
            <w:pPr>
              <w:pStyle w:val="TableText"/>
              <w:rPr>
                <w:color w:val="000000"/>
              </w:rPr>
            </w:pPr>
          </w:p>
        </w:tc>
        <w:tc>
          <w:tcPr>
            <w:tcW w:w="2880" w:type="dxa"/>
            <w:shd w:val="clear" w:color="000000" w:fill="FFFFFF"/>
          </w:tcPr>
          <w:p w:rsidR="006B2DEE" w:rsidRDefault="006B2DEE" w:rsidP="00DF33DE">
            <w:pPr>
              <w:pStyle w:val="TableText"/>
              <w:rPr>
                <w:color w:val="000000"/>
              </w:rPr>
            </w:pPr>
          </w:p>
        </w:tc>
        <w:tc>
          <w:tcPr>
            <w:tcW w:w="1673" w:type="dxa"/>
            <w:shd w:val="clear" w:color="000000" w:fill="FFFFFF"/>
          </w:tcPr>
          <w:p w:rsidR="006B2DEE" w:rsidRDefault="006B2DEE" w:rsidP="00DF33DE">
            <w:pPr>
              <w:pStyle w:val="TableText"/>
              <w:rPr>
                <w:color w:val="000000"/>
              </w:rPr>
            </w:pPr>
          </w:p>
        </w:tc>
        <w:tc>
          <w:tcPr>
            <w:tcW w:w="1295" w:type="dxa"/>
            <w:shd w:val="clear" w:color="000000" w:fill="FFFFFF"/>
          </w:tcPr>
          <w:p w:rsidR="006B2DEE" w:rsidRDefault="006B2DEE" w:rsidP="00DF33DE">
            <w:pPr>
              <w:pStyle w:val="TableText"/>
              <w:rPr>
                <w:color w:val="000000"/>
              </w:rPr>
            </w:pPr>
          </w:p>
        </w:tc>
        <w:tc>
          <w:tcPr>
            <w:tcW w:w="1256" w:type="dxa"/>
            <w:shd w:val="clear" w:color="000000" w:fill="FFFFFF"/>
          </w:tcPr>
          <w:p w:rsidR="006B2DEE" w:rsidRDefault="006B2DEE" w:rsidP="00DF33DE">
            <w:pPr>
              <w:pStyle w:val="TableText"/>
              <w:rPr>
                <w:color w:val="000000"/>
              </w:rPr>
            </w:pPr>
          </w:p>
        </w:tc>
      </w:tr>
    </w:tbl>
    <w:p w:rsidR="006B2DEE" w:rsidRDefault="006B2DEE" w:rsidP="006B2DEE">
      <w:pPr>
        <w:pStyle w:val="BodyText"/>
      </w:pPr>
    </w:p>
    <w:sectPr w:rsidR="006B2DEE" w:rsidSect="00B22C95">
      <w:headerReference w:type="even" r:id="rId16"/>
      <w:footerReference w:type="even" r:id="rId17"/>
      <w:headerReference w:type="first" r:id="rId18"/>
      <w:footerReference w:type="first" r:id="rId19"/>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10F2" w:rsidRDefault="005D10F2">
      <w:r>
        <w:separator/>
      </w:r>
    </w:p>
  </w:endnote>
  <w:endnote w:type="continuationSeparator" w:id="0">
    <w:p w:rsidR="005D10F2" w:rsidRDefault="005D10F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2DEE" w:rsidRDefault="00C61DB6">
    <w:pPr>
      <w:pStyle w:val="Footer"/>
      <w:framePr w:hSpace="187" w:wrap="around" w:vAnchor="text" w:hAnchor="margin" w:xAlign="right" w:y="1"/>
      <w:tabs>
        <w:tab w:val="right" w:pos="9900"/>
        <w:tab w:val="right" w:pos="10440"/>
      </w:tabs>
    </w:pPr>
    <w:fldSimple w:instr=" STYLEREF HD1 \* MERGEFORMAT ">
      <w:r w:rsidR="00C77140">
        <w:rPr>
          <w:noProof/>
        </w:rPr>
        <w:t>Document Control</w:t>
      </w:r>
    </w:fldSimple>
    <w:r w:rsidR="006B2DEE">
      <w:t xml:space="preserve">     </w:t>
    </w:r>
    <w:r>
      <w:fldChar w:fldCharType="begin"/>
    </w:r>
    <w:r w:rsidR="006B2DEE">
      <w:instrText xml:space="preserve"> If </w:instrText>
    </w:r>
    <w:fldSimple w:instr=" Section ">
      <w:r w:rsidR="00C77140">
        <w:instrText>1</w:instrText>
      </w:r>
    </w:fldSimple>
    <w:r w:rsidR="006B2DEE">
      <w:instrText xml:space="preserve"> &gt; 1 “</w:instrText>
    </w:r>
    <w:fldSimple w:instr="PAGE ">
      <w:r w:rsidR="00C77140">
        <w:rPr>
          <w:noProof/>
        </w:rPr>
        <w:instrText>8</w:instrText>
      </w:r>
    </w:fldSimple>
    <w:r w:rsidR="006B2DEE">
      <w:instrText xml:space="preserve"> of </w:instrText>
    </w:r>
    <w:r>
      <w:fldChar w:fldCharType="begin"/>
    </w:r>
    <w:r w:rsidR="006B2DEE">
      <w:instrText xml:space="preserve"> =  </w:instrText>
    </w:r>
    <w:fldSimple w:instr=" NUMPAGES ">
      <w:r w:rsidR="00C77140">
        <w:rPr>
          <w:noProof/>
        </w:rPr>
        <w:instrText>12</w:instrText>
      </w:r>
    </w:fldSimple>
    <w:r w:rsidR="006B2DEE">
      <w:instrText xml:space="preserve"> - Sec1  </w:instrText>
    </w:r>
    <w:r>
      <w:fldChar w:fldCharType="separate"/>
    </w:r>
    <w:r w:rsidR="00C77140">
      <w:rPr>
        <w:noProof/>
      </w:rPr>
      <w:instrText>8</w:instrText>
    </w:r>
    <w:r>
      <w:fldChar w:fldCharType="end"/>
    </w:r>
    <w:r w:rsidR="006B2DEE">
      <w:instrText>” “</w:instrText>
    </w:r>
    <w:fldSimple w:instr=" PAGE ">
      <w:r w:rsidR="00C77140">
        <w:rPr>
          <w:noProof/>
        </w:rPr>
        <w:instrText>ii</w:instrText>
      </w:r>
    </w:fldSimple>
    <w:r w:rsidR="006B2DEE">
      <w:instrText xml:space="preserve">” </w:instrText>
    </w:r>
    <w:r>
      <w:fldChar w:fldCharType="separate"/>
    </w:r>
    <w:r w:rsidR="00C77140">
      <w:rPr>
        <w:noProof/>
      </w:rPr>
      <w:t>ii</w:t>
    </w:r>
    <w:r>
      <w:fldChar w:fldCharType="end"/>
    </w:r>
  </w:p>
  <w:p w:rsidR="006B2DEE" w:rsidRDefault="00C61DB6">
    <w:pPr>
      <w:pStyle w:val="Footer"/>
      <w:tabs>
        <w:tab w:val="right" w:pos="9900"/>
        <w:tab w:val="right" w:pos="10440"/>
      </w:tabs>
    </w:pPr>
    <w:fldSimple w:instr=" REF Subject \* MERGEFORMAT ">
      <w:r w:rsidR="006B2DEE">
        <w:rPr>
          <w:rStyle w:val="HighlightedVariable"/>
        </w:rPr>
        <w:t>&lt;Subject&gt;</w:t>
      </w:r>
      <w:r w:rsidR="006B2DEE">
        <w:t xml:space="preserve"> </w:t>
      </w:r>
    </w:fldSimple>
  </w:p>
  <w:p w:rsidR="006B2DEE" w:rsidRDefault="006B2DEE">
    <w:pPr>
      <w:pStyle w:val="Footer"/>
      <w:tabs>
        <w:tab w:val="center" w:pos="5400"/>
        <w:tab w:val="right" w:pos="9720"/>
        <w:tab w:val="right" w:pos="10440"/>
      </w:tabs>
    </w:pPr>
    <w:r>
      <w:t xml:space="preserve">File Ref:  </w:t>
    </w:r>
    <w:fldSimple w:instr=" FILENAME \* FirstCap ">
      <w:r w:rsidR="009D7F5A">
        <w:rPr>
          <w:noProof/>
        </w:rPr>
        <w:t>MC-010_BUSINESS_DATA_STRUCTURES.DOCX</w:t>
      </w:r>
    </w:fldSimple>
    <w:r>
      <w:t xml:space="preserve">     (v. </w:t>
    </w:r>
    <w:fldSimple w:instr=" REF DocVersion \* MERGEFORMAT ">
      <w:r w:rsidR="009D7F5A">
        <w:t>DRAFT 1A</w:t>
      </w:r>
    </w:fldSimple>
    <w:r>
      <w:t xml:space="preserve"> )</w:t>
    </w:r>
  </w:p>
  <w:p w:rsidR="006B2DEE" w:rsidRDefault="006B2DEE" w:rsidP="00656459">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2DEE" w:rsidRDefault="006B2DEE">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61DB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10F2" w:rsidRDefault="005D10F2">
      <w:r>
        <w:separator/>
      </w:r>
    </w:p>
  </w:footnote>
  <w:footnote w:type="continuationSeparator" w:id="0">
    <w:p w:rsidR="005D10F2" w:rsidRDefault="005D10F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2DEE" w:rsidRDefault="006B2DEE">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6B2DEE" w:rsidRDefault="00C61DB6">
    <w:pPr>
      <w:pStyle w:val="Header"/>
    </w:pPr>
    <w:fldSimple w:instr=" REF DocTitle \* MERGEFORMAT ">
      <w:r w:rsidR="006B2DEE">
        <w:t>MC.010 Business Data Structures</w:t>
      </w:r>
    </w:fldSimple>
  </w:p>
  <w:p w:rsidR="006B2DEE" w:rsidRDefault="00C61DB6">
    <w:pPr>
      <w:pStyle w:val="Header"/>
      <w:framePr w:hSpace="187" w:wrap="around" w:vAnchor="text" w:hAnchor="margin" w:xAlign="right" w:y="1"/>
    </w:pPr>
    <w:fldSimple w:instr=" REF LastDate \* MERGEFORMAT ">
      <w:r w:rsidR="00656459">
        <w:t>May 7, 2014</w:t>
      </w:r>
    </w:fldSimple>
  </w:p>
  <w:p w:rsidR="006B2DEE" w:rsidRDefault="006B2DE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
    <w:nsid w:val="0B0029EF"/>
    <w:multiLevelType w:val="singleLevel"/>
    <w:tmpl w:val="AA561B28"/>
    <w:lvl w:ilvl="0">
      <w:start w:val="1"/>
      <w:numFmt w:val="none"/>
      <w:lvlText w:val="Note:"/>
      <w:legacy w:legacy="1" w:legacySpace="0" w:legacyIndent="720"/>
      <w:lvlJc w:val="left"/>
      <w:pPr>
        <w:ind w:left="720" w:hanging="720"/>
      </w:pPr>
      <w:rPr>
        <w:b/>
        <w:i w:val="0"/>
      </w:rPr>
    </w:lvl>
  </w:abstractNum>
  <w:abstractNum w:abstractNumId="3">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
    <w:nsid w:val="0BD5098D"/>
    <w:multiLevelType w:val="singleLevel"/>
    <w:tmpl w:val="A86237BA"/>
    <w:lvl w:ilvl="0">
      <w:start w:val="1"/>
      <w:numFmt w:val="none"/>
      <w:pStyle w:val="Note"/>
      <w:lvlText w:val="Note:"/>
      <w:legacy w:legacy="1" w:legacySpace="0" w:legacyIndent="720"/>
      <w:lvlJc w:val="left"/>
      <w:pPr>
        <w:ind w:left="720" w:hanging="720"/>
      </w:pPr>
      <w:rPr>
        <w:b/>
        <w:i w:val="0"/>
      </w:rPr>
    </w:lvl>
  </w:abstractNum>
  <w:abstractNum w:abstractNumId="5">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7">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8">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9">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0">
    <w:nsid w:val="21A32C74"/>
    <w:multiLevelType w:val="singleLevel"/>
    <w:tmpl w:val="AA561B28"/>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E7CADE50"/>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5">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6">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7">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8">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9">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0">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1">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2">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3">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4">
    <w:nsid w:val="40B533C3"/>
    <w:multiLevelType w:val="singleLevel"/>
    <w:tmpl w:val="AA561B28"/>
    <w:lvl w:ilvl="0">
      <w:start w:val="1"/>
      <w:numFmt w:val="none"/>
      <w:lvlText w:val="Note:"/>
      <w:legacy w:legacy="1" w:legacySpace="0" w:legacyIndent="720"/>
      <w:lvlJc w:val="left"/>
      <w:pPr>
        <w:ind w:left="720" w:hanging="720"/>
      </w:pPr>
      <w:rPr>
        <w:b/>
        <w:i w:val="0"/>
      </w:rPr>
    </w:lvl>
  </w:abstractNum>
  <w:abstractNum w:abstractNumId="25">
    <w:nsid w:val="45963D65"/>
    <w:multiLevelType w:val="singleLevel"/>
    <w:tmpl w:val="AA561B28"/>
    <w:lvl w:ilvl="0">
      <w:start w:val="1"/>
      <w:numFmt w:val="none"/>
      <w:lvlText w:val="Note:"/>
      <w:legacy w:legacy="1" w:legacySpace="0" w:legacyIndent="720"/>
      <w:lvlJc w:val="left"/>
      <w:pPr>
        <w:ind w:left="720" w:hanging="720"/>
      </w:pPr>
      <w:rPr>
        <w:b/>
        <w:i w:val="0"/>
      </w:rPr>
    </w:lvl>
  </w:abstractNum>
  <w:abstractNum w:abstractNumId="26">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7">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8">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9">
    <w:nsid w:val="4DE2269B"/>
    <w:multiLevelType w:val="singleLevel"/>
    <w:tmpl w:val="AA561B28"/>
    <w:lvl w:ilvl="0">
      <w:start w:val="1"/>
      <w:numFmt w:val="none"/>
      <w:lvlText w:val="Note:"/>
      <w:legacy w:legacy="1" w:legacySpace="0" w:legacyIndent="720"/>
      <w:lvlJc w:val="left"/>
      <w:pPr>
        <w:ind w:left="720" w:hanging="720"/>
      </w:pPr>
      <w:rPr>
        <w:b/>
        <w:i w:val="0"/>
      </w:rPr>
    </w:lvl>
  </w:abstractNum>
  <w:abstractNum w:abstractNumId="30">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1">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2">
    <w:nsid w:val="576D2F1F"/>
    <w:multiLevelType w:val="singleLevel"/>
    <w:tmpl w:val="AA561B28"/>
    <w:lvl w:ilvl="0">
      <w:start w:val="1"/>
      <w:numFmt w:val="none"/>
      <w:lvlText w:val="Note:"/>
      <w:legacy w:legacy="1" w:legacySpace="0" w:legacyIndent="720"/>
      <w:lvlJc w:val="left"/>
      <w:pPr>
        <w:ind w:left="720" w:hanging="720"/>
      </w:pPr>
      <w:rPr>
        <w:b/>
        <w:i w:val="0"/>
      </w:rPr>
    </w:lvl>
  </w:abstractNum>
  <w:abstractNum w:abstractNumId="33">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4">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8">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9">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0">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1">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2">
    <w:nsid w:val="6F2D4FDC"/>
    <w:multiLevelType w:val="singleLevel"/>
    <w:tmpl w:val="AA561B28"/>
    <w:lvl w:ilvl="0">
      <w:start w:val="1"/>
      <w:numFmt w:val="none"/>
      <w:lvlText w:val="Note:"/>
      <w:legacy w:legacy="1" w:legacySpace="0" w:legacyIndent="720"/>
      <w:lvlJc w:val="left"/>
      <w:pPr>
        <w:ind w:left="720" w:hanging="720"/>
      </w:pPr>
      <w:rPr>
        <w:b/>
        <w:i w:val="0"/>
      </w:rPr>
    </w:lvl>
  </w:abstractNum>
  <w:abstractNum w:abstractNumId="43">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4">
    <w:nsid w:val="733A5761"/>
    <w:multiLevelType w:val="singleLevel"/>
    <w:tmpl w:val="AA561B28"/>
    <w:lvl w:ilvl="0">
      <w:start w:val="1"/>
      <w:numFmt w:val="none"/>
      <w:lvlText w:val="Note:"/>
      <w:legacy w:legacy="1" w:legacySpace="0" w:legacyIndent="720"/>
      <w:lvlJc w:val="left"/>
      <w:pPr>
        <w:ind w:left="720" w:hanging="720"/>
      </w:pPr>
      <w:rPr>
        <w:b/>
        <w:i w:val="0"/>
      </w:rPr>
    </w:lvl>
  </w:abstractNum>
  <w:abstractNum w:abstractNumId="45">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6">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7">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11"/>
  </w:num>
  <w:num w:numId="2">
    <w:abstractNumId w:val="33"/>
  </w:num>
  <w:num w:numId="3">
    <w:abstractNumId w:val="37"/>
  </w:num>
  <w:num w:numId="4">
    <w:abstractNumId w:val="13"/>
  </w:num>
  <w:num w:numId="5">
    <w:abstractNumId w:val="45"/>
  </w:num>
  <w:num w:numId="6">
    <w:abstractNumId w:val="5"/>
  </w:num>
  <w:num w:numId="7">
    <w:abstractNumId w:val="0"/>
  </w:num>
  <w:num w:numId="8">
    <w:abstractNumId w:val="7"/>
  </w:num>
  <w:num w:numId="9">
    <w:abstractNumId w:val="35"/>
  </w:num>
  <w:num w:numId="10">
    <w:abstractNumId w:val="34"/>
  </w:num>
  <w:num w:numId="11">
    <w:abstractNumId w:val="36"/>
  </w:num>
  <w:num w:numId="12">
    <w:abstractNumId w:val="40"/>
  </w:num>
  <w:num w:numId="13">
    <w:abstractNumId w:val="39"/>
  </w:num>
  <w:num w:numId="14">
    <w:abstractNumId w:val="18"/>
  </w:num>
  <w:num w:numId="15">
    <w:abstractNumId w:val="47"/>
  </w:num>
  <w:num w:numId="16">
    <w:abstractNumId w:val="8"/>
  </w:num>
  <w:num w:numId="17">
    <w:abstractNumId w:val="30"/>
  </w:num>
  <w:num w:numId="18">
    <w:abstractNumId w:val="31"/>
  </w:num>
  <w:num w:numId="19">
    <w:abstractNumId w:val="26"/>
  </w:num>
  <w:num w:numId="20">
    <w:abstractNumId w:val="19"/>
  </w:num>
  <w:num w:numId="21">
    <w:abstractNumId w:val="1"/>
  </w:num>
  <w:num w:numId="22">
    <w:abstractNumId w:val="21"/>
  </w:num>
  <w:num w:numId="23">
    <w:abstractNumId w:val="22"/>
  </w:num>
  <w:num w:numId="24">
    <w:abstractNumId w:val="6"/>
  </w:num>
  <w:num w:numId="25">
    <w:abstractNumId w:val="16"/>
  </w:num>
  <w:num w:numId="26">
    <w:abstractNumId w:val="17"/>
  </w:num>
  <w:num w:numId="27">
    <w:abstractNumId w:val="43"/>
  </w:num>
  <w:num w:numId="28">
    <w:abstractNumId w:val="3"/>
  </w:num>
  <w:num w:numId="29">
    <w:abstractNumId w:val="27"/>
  </w:num>
  <w:num w:numId="30">
    <w:abstractNumId w:val="46"/>
  </w:num>
  <w:num w:numId="31">
    <w:abstractNumId w:val="41"/>
  </w:num>
  <w:num w:numId="32">
    <w:abstractNumId w:val="9"/>
  </w:num>
  <w:num w:numId="33">
    <w:abstractNumId w:val="14"/>
  </w:num>
  <w:num w:numId="34">
    <w:abstractNumId w:val="28"/>
  </w:num>
  <w:num w:numId="35">
    <w:abstractNumId w:val="12"/>
  </w:num>
  <w:num w:numId="36">
    <w:abstractNumId w:val="23"/>
  </w:num>
  <w:num w:numId="37">
    <w:abstractNumId w:val="38"/>
  </w:num>
  <w:num w:numId="38">
    <w:abstractNumId w:val="20"/>
  </w:num>
  <w:num w:numId="39">
    <w:abstractNumId w:val="15"/>
  </w:num>
  <w:num w:numId="40">
    <w:abstractNumId w:val="29"/>
  </w:num>
  <w:num w:numId="41">
    <w:abstractNumId w:val="4"/>
  </w:num>
  <w:num w:numId="42">
    <w:abstractNumId w:val="2"/>
  </w:num>
  <w:num w:numId="43">
    <w:abstractNumId w:val="44"/>
  </w:num>
  <w:num w:numId="44">
    <w:abstractNumId w:val="24"/>
  </w:num>
  <w:num w:numId="45">
    <w:abstractNumId w:val="32"/>
  </w:num>
  <w:num w:numId="46">
    <w:abstractNumId w:val="42"/>
  </w:num>
  <w:num w:numId="47">
    <w:abstractNumId w:val="25"/>
  </w:num>
  <w:num w:numId="48">
    <w:abstractNumId w:val="10"/>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51B42"/>
    <w:rsid w:val="0018131B"/>
    <w:rsid w:val="001A5273"/>
    <w:rsid w:val="001D2C4B"/>
    <w:rsid w:val="00212229"/>
    <w:rsid w:val="0024040C"/>
    <w:rsid w:val="0024726E"/>
    <w:rsid w:val="002578A5"/>
    <w:rsid w:val="002A5EAF"/>
    <w:rsid w:val="002B3AAD"/>
    <w:rsid w:val="002C3927"/>
    <w:rsid w:val="002E39DB"/>
    <w:rsid w:val="002E7471"/>
    <w:rsid w:val="00303FE8"/>
    <w:rsid w:val="0031360D"/>
    <w:rsid w:val="00342CA9"/>
    <w:rsid w:val="00345CE0"/>
    <w:rsid w:val="00357E01"/>
    <w:rsid w:val="00387F6B"/>
    <w:rsid w:val="003B5AAD"/>
    <w:rsid w:val="003C79D7"/>
    <w:rsid w:val="00404451"/>
    <w:rsid w:val="00441AB7"/>
    <w:rsid w:val="004465CF"/>
    <w:rsid w:val="00475663"/>
    <w:rsid w:val="004C47D9"/>
    <w:rsid w:val="004C5CF5"/>
    <w:rsid w:val="004D49B9"/>
    <w:rsid w:val="004D7E4E"/>
    <w:rsid w:val="00505445"/>
    <w:rsid w:val="005233BB"/>
    <w:rsid w:val="00562F97"/>
    <w:rsid w:val="005A15A1"/>
    <w:rsid w:val="005B3650"/>
    <w:rsid w:val="005D10F2"/>
    <w:rsid w:val="005E2275"/>
    <w:rsid w:val="005F249F"/>
    <w:rsid w:val="00601D0B"/>
    <w:rsid w:val="006133FE"/>
    <w:rsid w:val="0061705B"/>
    <w:rsid w:val="00656459"/>
    <w:rsid w:val="006658D3"/>
    <w:rsid w:val="006A4663"/>
    <w:rsid w:val="006B2DEE"/>
    <w:rsid w:val="006B327F"/>
    <w:rsid w:val="006C6D6C"/>
    <w:rsid w:val="006D3114"/>
    <w:rsid w:val="006E2668"/>
    <w:rsid w:val="007018A8"/>
    <w:rsid w:val="00723CDA"/>
    <w:rsid w:val="007515CA"/>
    <w:rsid w:val="00771C98"/>
    <w:rsid w:val="00783807"/>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92B79"/>
    <w:rsid w:val="009C22D7"/>
    <w:rsid w:val="009C2AE3"/>
    <w:rsid w:val="009D7F5A"/>
    <w:rsid w:val="00A36816"/>
    <w:rsid w:val="00A423BC"/>
    <w:rsid w:val="00A50049"/>
    <w:rsid w:val="00AB1A42"/>
    <w:rsid w:val="00AB27D9"/>
    <w:rsid w:val="00AC4657"/>
    <w:rsid w:val="00B01902"/>
    <w:rsid w:val="00B1332F"/>
    <w:rsid w:val="00B154DA"/>
    <w:rsid w:val="00B21C10"/>
    <w:rsid w:val="00B22C95"/>
    <w:rsid w:val="00BA74B8"/>
    <w:rsid w:val="00BF6F67"/>
    <w:rsid w:val="00C02327"/>
    <w:rsid w:val="00C1067D"/>
    <w:rsid w:val="00C10BFC"/>
    <w:rsid w:val="00C27F1B"/>
    <w:rsid w:val="00C57B27"/>
    <w:rsid w:val="00C6040A"/>
    <w:rsid w:val="00C61732"/>
    <w:rsid w:val="00C61DB6"/>
    <w:rsid w:val="00C77140"/>
    <w:rsid w:val="00C80844"/>
    <w:rsid w:val="00CB2759"/>
    <w:rsid w:val="00D13DF7"/>
    <w:rsid w:val="00D21375"/>
    <w:rsid w:val="00D4094F"/>
    <w:rsid w:val="00D63CFA"/>
    <w:rsid w:val="00DB4C36"/>
    <w:rsid w:val="00DC2A45"/>
    <w:rsid w:val="00DD4D8A"/>
    <w:rsid w:val="00DE08BB"/>
    <w:rsid w:val="00DF3DA6"/>
    <w:rsid w:val="00E6452A"/>
    <w:rsid w:val="00E7593F"/>
    <w:rsid w:val="00E76037"/>
    <w:rsid w:val="00E83E79"/>
    <w:rsid w:val="00EB174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A50049"/>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A50049"/>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C77140"/>
    <w:pPr>
      <w:numPr>
        <w:numId w:val="41"/>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487864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emf"/><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gif"/><Relationship Id="rId12" Type="http://schemas.openxmlformats.org/officeDocument/2006/relationships/image" Target="media/image3.emf"/><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image" Target="media/image6.emf"/><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1433</Words>
  <Characters>8172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9586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MC.010 Business Data Structures</dc:title>
  <dc:creator>Oracle Global Methods</dc:creator>
  <cp:keywords>OUM</cp:keywords>
  <dc:description>Copyright © 2016, Oracle and/or its affiliates.  All rights reserved.</dc:description>
  <cp:lastModifiedBy>masander</cp:lastModifiedBy>
  <cp:revision>7</cp:revision>
  <dcterms:created xsi:type="dcterms:W3CDTF">2014-05-07T17:11:00Z</dcterms:created>
  <dcterms:modified xsi:type="dcterms:W3CDTF">2016-09-18T21:55:00Z</dcterms:modified>
</cp:coreProperties>
</file>